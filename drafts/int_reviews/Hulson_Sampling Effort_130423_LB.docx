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EA727D" w14:textId="77777777" w:rsidR="006F1877" w:rsidRDefault="005D50C1">
      <w:pPr>
        <w:pStyle w:val="Title"/>
      </w:pPr>
      <w:r>
        <w:t>Reductions in sampling effort for fishery-independent age and length composition: balancing stock assessment input data uncertainty and workforce health and efficiency</w:t>
      </w:r>
    </w:p>
    <w:p w14:paraId="1A36D212" w14:textId="77777777" w:rsidR="006F1877" w:rsidRDefault="005D50C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4425B9E8" w14:textId="77777777" w:rsidR="006F1877" w:rsidRDefault="005D50C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7659E10E" w14:textId="77777777"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14:paraId="711BC5E0" w14:textId="77777777" w:rsidR="006F1877" w:rsidRDefault="005D50C1">
      <w:r>
        <w:br w:type="page"/>
      </w:r>
    </w:p>
    <w:p w14:paraId="518322E0" w14:textId="77777777" w:rsidR="006F1877" w:rsidRDefault="005D50C1">
      <w:pPr>
        <w:pStyle w:val="Heading1"/>
      </w:pPr>
      <w:bookmarkStart w:id="0" w:name="abstract"/>
      <w:r>
        <w:lastRenderedPageBreak/>
        <w:t>Abstract</w:t>
      </w:r>
    </w:p>
    <w:p w14:paraId="2EDDD8FF" w14:textId="77777777" w:rsidR="006F1877" w:rsidRDefault="005D50C1" w:rsidP="00AD3EC8">
      <w:pPr>
        <w:pStyle w:val="FirstParagraph"/>
        <w:ind w:firstLine="720"/>
      </w:pPr>
      <w:r>
        <w:t>Unavoidable survey effort reduction has become a reality that must be accounted for in modern stock assessment models. In addition, increasing negative consequences to survey staff health due to repetitive motion injuries are becoming a cost to managing agencies that is increasingly significant. In this study, we evaluated the consequences of reductions in age and length data collections for composition data that are used in 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has no effect on the uncertainty in age composition data that is subsequently expanded from this sub-sampled length frequency data. We also found 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can be made without large consequences. Conversely, there will be, at some level, consequences to model output with reductions in age collection sampling. The method employed here, and the results presented, can aid managing agencies to balance the magnitude of data collection on fishery-independent survey platforms and subsequent consequences to assessment models.</w:t>
      </w:r>
    </w:p>
    <w:p w14:paraId="0FDA7E83" w14:textId="77777777" w:rsidR="006F1877" w:rsidRDefault="005D50C1">
      <w:r>
        <w:br w:type="page"/>
      </w:r>
    </w:p>
    <w:p w14:paraId="4C343331" w14:textId="77777777" w:rsidR="006F1877" w:rsidRDefault="005D50C1">
      <w:pPr>
        <w:pStyle w:val="Heading1"/>
      </w:pPr>
      <w:bookmarkStart w:id="1" w:name="introduction"/>
      <w:bookmarkEnd w:id="0"/>
      <w:r>
        <w:lastRenderedPageBreak/>
        <w:t>Introduction</w:t>
      </w:r>
    </w:p>
    <w:p w14:paraId="099CC335" w14:textId="77777777" w:rsidR="006F1877" w:rsidRDefault="005D50C1" w:rsidP="00AD3EC8">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manner in which the samples are collected [i.e., changing the number of samples collected within a haul versus changing the number of hauls from which samples were obtained; </w:t>
      </w:r>
      <w:proofErr w:type="spellStart"/>
      <w:r>
        <w:t>Siskey</w:t>
      </w:r>
      <w:proofErr w:type="spellEnd"/>
      <w:r>
        <w:t xml:space="preserve">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DF98B03" w14:textId="77777777" w:rsidR="006F1877" w:rsidRDefault="005D50C1" w:rsidP="00AD3EC8">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a haul that are similar in size and/or age may not be representative of the overall population’s size and/or age distribution </w:t>
      </w:r>
      <w:r>
        <w:lastRenderedPageBreak/>
        <w:t xml:space="preserve">owing to </w:t>
      </w:r>
      <w:proofErr w:type="spellStart"/>
      <w:r>
        <w:t>pseudoreplication</w:t>
      </w:r>
      <w:proofErr w:type="spellEnd"/>
      <w:r>
        <w:t xml:space="preserve">. To evaluate the level of intra-haul correlation, and account for it in fishery stock assessment, the concept of ‘effective sample size’ has been developed. Effective sample size is smaller than the actual sample size reflecting the increase in uncertainty due to the intra-haul correlation displayed by the sampled species (e.g., McAllister and </w:t>
      </w:r>
      <w:proofErr w:type="spellStart"/>
      <w:r>
        <w:t>Ianelli</w:t>
      </w:r>
      <w:proofErr w:type="spellEnd"/>
      <w:r>
        <w:t xml:space="preserve"> 1997). A number of studies have used effective sample size to evaluate impacts on assessment results including whether effective 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Further, methods have been developed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w:t>
      </w:r>
      <w:proofErr w:type="spellStart"/>
      <w:r>
        <w:t>overdispersion</w:t>
      </w:r>
      <w:proofErr w:type="spellEnd"/>
      <w:r>
        <w:t xml:space="preserve"> of samples in length and age composition data.</w:t>
      </w:r>
    </w:p>
    <w:p w14:paraId="4956EC39" w14:textId="77777777" w:rsidR="006F1877" w:rsidRDefault="005D50C1" w:rsidP="00AD3EC8">
      <w:pPr>
        <w:pStyle w:val="BodyText"/>
        <w:ind w:firstLine="720"/>
      </w:pPr>
      <w:r>
        <w:t>Thousands of samples are obtained from a fishery-independent survey for both age and length composition across multiple species. For example, the National Oceanic and Atmospheric Administration’s (NOAA’s) Alaska Fisheries Science Center (AFSC) 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AFSC scientists have routinely collected observations of fish length and age composition, </w:t>
      </w:r>
      <w:r>
        <w:lastRenderedPageBreak/>
        <w:t>consisting of complete or random subsamples of fish within each trawl haul throughout the time series.</w:t>
      </w:r>
    </w:p>
    <w:p w14:paraId="26B12365" w14:textId="77777777" w:rsidR="006F1877" w:rsidRDefault="005D50C1" w:rsidP="00AD3EC8">
      <w:pPr>
        <w:pStyle w:val="BodyText"/>
        <w:ind w:firstLine="720"/>
      </w:pPr>
      <w:r>
        <w:t>There are a number of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the field scientists on research vessels. Further, a large portion of the fish samp</w:t>
      </w:r>
      <w:ins w:id="2" w:author="Lewis.Barnett" w:date="2023-05-01T12:57:00Z">
        <w:r w:rsidR="00DF661B">
          <w:t>l</w:t>
        </w:r>
      </w:ins>
      <w:r>
        <w:t>e</w:t>
      </w:r>
      <w:del w:id="3" w:author="Lewis.Barnett" w:date="2023-05-01T12:57:00Z">
        <w:r w:rsidDel="00DF661B">
          <w:delText>l</w:delText>
        </w:r>
      </w:del>
      <w:r>
        <w:t>d for length frequency are subsequently sampled for sex determination</w:t>
      </w:r>
      <w:del w:id="4" w:author="Lewis.Barnett" w:date="2023-05-01T12:58:00Z">
        <w:r w:rsidDel="00DF661B">
          <w:delText>s</w:delText>
        </w:r>
      </w:del>
      <w:r>
        <w:t xml:space="preserve">, which involves a substantial increase in handling and data collection effort. Each year, this workflow results in acute and repetitive stress injuries, some requiring medical interventions and claims to the U.S. Office of Workers’ Compensation Programs. Another consequence resulting from the intensity of this work is the introduction of unrecoverable errors to the observed data. Despite extensive </w:t>
      </w:r>
      <w:r>
        <w:rPr>
          <w:i/>
          <w:iCs/>
        </w:rPr>
        <w:t>in situ</w:t>
      </w:r>
      <w:r>
        <w:t xml:space="preserve"> quality assurance protocols, as fatigue or injuries accumulate during the course of field work, so do data collection errors (e.g. failure to properly encode length measurements with the correct species or sex</w:t>
      </w:r>
      <w:ins w:id="5" w:author="Lewis.Barnett" w:date="2023-05-01T12:58:00Z">
        <w:r w:rsidR="00DF661B">
          <w:t>,</w:t>
        </w:r>
      </w:ins>
      <w:r>
        <w:t xml:space="preserve"> or misidentification of sex)</w:t>
      </w:r>
      <w:del w:id="6" w:author="Lewis.Barnett" w:date="2023-05-01T12:58:00Z">
        <w:r w:rsidDel="00DF661B">
          <w:delText xml:space="preserve">, </w:delText>
        </w:r>
      </w:del>
      <w:r>
        <w:t xml:space="preserve">. Aside from the budgetary constraints that are directly associated with operationalizing a fishery-independent survey, there are downstream financial costs associated with composition collections, in particular, requiring properly trained staff to </w:t>
      </w:r>
      <w:ins w:id="7" w:author="Lewis.Barnett" w:date="2023-05-01T12:59:00Z">
        <w:r w:rsidR="00DF661B">
          <w:t xml:space="preserve">prepare and </w:t>
        </w:r>
      </w:ins>
      <w:r>
        <w:t>accurately read otoliths collected across many species.</w:t>
      </w:r>
    </w:p>
    <w:p w14:paraId="74A7A79D" w14:textId="77777777" w:rsidR="006F1877" w:rsidRDefault="005D50C1" w:rsidP="00AD3EC8">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 specific basis to determine whether there are life-history characteristics that minimize the impacts of reduction in sampling effort in one species compared to another.</w:t>
      </w:r>
    </w:p>
    <w:p w14:paraId="5ED62EA4" w14:textId="77777777" w:rsidR="006F1877" w:rsidRDefault="005D50C1" w:rsidP="00AD3EC8">
      <w:pPr>
        <w:pStyle w:val="BodyText"/>
        <w:ind w:firstLine="720"/>
      </w:pPr>
      <w:r>
        <w:t>In this study, using data collected by the AFSC bottom trawl surveys across the EBS, AI, and GOA we evaluate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three questions</w:t>
      </w:r>
      <w:ins w:id="8" w:author="Lewis.Barnett" w:date="2023-05-01T13:00:00Z">
        <w:r w:rsidR="00DF661B">
          <w:t>:</w:t>
        </w:r>
      </w:ins>
      <w:r>
        <w:t xml:space="preserve">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w:t>
      </w:r>
      <w:proofErr w:type="gramStart"/>
      <w:r>
        <w:t>and</w:t>
      </w:r>
      <w:proofErr w:type="gramEnd"/>
      <w:r>
        <w:t xml:space="preserve"> 4) are there species specific characteristics that mitigate, or exaggerate, the consequences of reductions in age or length composition sampling?</w:t>
      </w:r>
    </w:p>
    <w:p w14:paraId="59C8261D" w14:textId="77777777" w:rsidR="00AD3EC8" w:rsidRDefault="00AD3EC8" w:rsidP="00AD3EC8">
      <w:pPr>
        <w:pStyle w:val="BodyText"/>
      </w:pPr>
    </w:p>
    <w:p w14:paraId="6E6B0CE2" w14:textId="77777777" w:rsidR="006F1877" w:rsidRDefault="005D50C1">
      <w:pPr>
        <w:pStyle w:val="Heading1"/>
      </w:pPr>
      <w:bookmarkStart w:id="9" w:name="methods"/>
      <w:bookmarkEnd w:id="1"/>
      <w:r>
        <w:lastRenderedPageBreak/>
        <w:t>Methods</w:t>
      </w:r>
    </w:p>
    <w:p w14:paraId="1BDA3EF4" w14:textId="77777777" w:rsidR="006F1877" w:rsidRDefault="005D50C1">
      <w:pPr>
        <w:pStyle w:val="Heading2"/>
      </w:pPr>
      <w:bookmarkStart w:id="10" w:name="Xb58604b313a9f7e443735419bf250356041b4b3"/>
      <w:r>
        <w:t>Computing length and age composition from bottom trawl survey data</w:t>
      </w:r>
    </w:p>
    <w:p w14:paraId="1EADCC11" w14:textId="77777777" w:rsidR="006F1877" w:rsidRDefault="005D50C1" w:rsidP="00AD3EC8">
      <w:pPr>
        <w:pStyle w:val="FirstParagraph"/>
        <w:ind w:firstLine="720"/>
      </w:pPr>
      <w:r>
        <w:t xml:space="preserve">Data collection for each AFSC </w:t>
      </w:r>
      <w:proofErr w:type="spellStart"/>
      <w:r>
        <w:t>groundfish</w:t>
      </w:r>
      <w:proofErr w:type="spellEnd"/>
      <w:r>
        <w:t xml:space="preserve">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are generally synchronized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 Age and Growth laboratory for age determination. Survey age sampling protocols are species specific and follow 1 of 2 paradigms: 1) a stratified collection distributed over both the spatial frame of the stratification scheme and the expected size range of a species; or 2) a small subsample (3-6 fish, species dependent) collected randomly per trawl. The protocol for some species has changed over the time series, generally following a trend of transitioning from protocol 1) to protocol 2).</w:t>
      </w:r>
    </w:p>
    <w:p w14:paraId="0C7A6F36" w14:textId="77777777" w:rsidR="006F1877" w:rsidRDefault="005D50C1" w:rsidP="00AD3EC8">
      <w:pPr>
        <w:pStyle w:val="BodyText"/>
        <w:ind w:firstLine="720"/>
      </w:pPr>
      <w:r>
        <w:t xml:space="preserve">Length frequency samples collected by the AFSC bottom trawl surveys are expanded by area-swept 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Population abundance-at-length are computed for three sex categories (males, females, </w:t>
      </w:r>
      <w:r>
        <w:lastRenderedPageBreak/>
        <w:t xml:space="preserve">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 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 The specific methods AFSC uses to expand length and age samples to abundance are shown in </w:t>
      </w:r>
      <w:proofErr w:type="spellStart"/>
      <w:r>
        <w:t>Hulson</w:t>
      </w:r>
      <w:proofErr w:type="spellEnd"/>
      <w:r>
        <w:t xml:space="preserve"> et al. (in review).</w:t>
      </w:r>
    </w:p>
    <w:p w14:paraId="50092596" w14:textId="77777777" w:rsidR="006F1877" w:rsidRDefault="005D50C1" w:rsidP="00AD3EC8">
      <w:pPr>
        <w:pStyle w:val="BodyText"/>
        <w:ind w:firstLine="720"/>
      </w:pPr>
      <w:r>
        <w:t>The stocks selected for this analysis are shown in Table 1 and were selected because all are assessed by AFSC with statistical catch-at-age models and have corresponding expanded age and/or length composition estimates from the respective bottom trawl surveys. Historical data for each survey were used in this analysis in order to show results that reflect consequences of sub-sampling. To show the recent sampling magnitudes, the average length and age sample sizes from the most recent three survey years for the stocks selected are shown in Table 1.</w:t>
      </w:r>
    </w:p>
    <w:p w14:paraId="09F3C376" w14:textId="77777777" w:rsidR="00AD3EC8" w:rsidRDefault="00AD3EC8" w:rsidP="00AD3EC8">
      <w:pPr>
        <w:pStyle w:val="BodyText"/>
      </w:pPr>
    </w:p>
    <w:p w14:paraId="679E42C8" w14:textId="77777777" w:rsidR="006F1877" w:rsidRDefault="005D50C1">
      <w:pPr>
        <w:pStyle w:val="Heading2"/>
      </w:pPr>
      <w:bookmarkStart w:id="11" w:name="simulation-bootstrap-framework"/>
      <w:bookmarkEnd w:id="10"/>
      <w:r>
        <w:t>Simulation-Bootstrap framework</w:t>
      </w:r>
    </w:p>
    <w:p w14:paraId="3D74E659" w14:textId="77777777" w:rsidR="006F1877" w:rsidRDefault="00AD3EC8" w:rsidP="00AD3EC8">
      <w:pPr>
        <w:pStyle w:val="FirstParagraph"/>
      </w:pPr>
      <w:r>
        <w:tab/>
      </w:r>
      <w:r w:rsidR="005D50C1">
        <w:t>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t>
      </w:r>
      <w:proofErr w:type="spellStart"/>
      <w:r w:rsidR="005D50C1">
        <w:t>wr</w:t>
      </w:r>
      <w:proofErr w:type="spellEnd"/>
      <w:r w:rsidR="005D50C1">
        <w:t>) or without replacement (</w:t>
      </w:r>
      <w:proofErr w:type="spellStart"/>
      <w:r w:rsidR="005D50C1">
        <w:t>wor</w:t>
      </w:r>
      <w:proofErr w:type="spellEnd"/>
      <w:r w:rsidR="005D50C1">
        <w:t xml:space="preserve">) depending on the needs of a particular </w:t>
      </w:r>
      <w:r w:rsidR="005D50C1">
        <w:lastRenderedPageBreak/>
        <w:t>protocol. Functions to run the sampling protocols were developed in a compartmentalized manner to provide substantial flexibility in exploring desired resampling protocols. The order of operations (Figure 1) has the following schedule:</w:t>
      </w:r>
    </w:p>
    <w:p w14:paraId="48B5A931" w14:textId="77777777" w:rsidR="006F1877" w:rsidRDefault="005D50C1">
      <w:pPr>
        <w:pStyle w:val="Compact"/>
        <w:numPr>
          <w:ilvl w:val="0"/>
          <w:numId w:val="22"/>
        </w:numPr>
      </w:pPr>
      <w:r>
        <w:t>Resample hauls (</w:t>
      </w:r>
      <w:proofErr w:type="spellStart"/>
      <w:r>
        <w:t>wr</w:t>
      </w:r>
      <w:proofErr w:type="spellEnd"/>
      <w:r>
        <w:t>) with associated catch per unit effort (in numbers).</w:t>
      </w:r>
    </w:p>
    <w:p w14:paraId="7C2893DD" w14:textId="77777777" w:rsidR="006F1877" w:rsidRDefault="005D50C1">
      <w:pPr>
        <w:pStyle w:val="Compact"/>
        <w:numPr>
          <w:ilvl w:val="0"/>
          <w:numId w:val="22"/>
        </w:numPr>
      </w:pPr>
      <w:r>
        <w:t>Within the resampled hauls from step 1, resample haul-specific observed lengths (</w:t>
      </w:r>
      <w:proofErr w:type="spellStart"/>
      <w:r>
        <w:t>wr</w:t>
      </w:r>
      <w:proofErr w:type="spellEnd"/>
      <w:r>
        <w:t>).</w:t>
      </w:r>
    </w:p>
    <w:p w14:paraId="3BBD8809" w14:textId="77777777" w:rsidR="006F1877" w:rsidRDefault="005D50C1">
      <w:pPr>
        <w:pStyle w:val="Compact"/>
        <w:numPr>
          <w:ilvl w:val="0"/>
          <w:numId w:val="22"/>
        </w:numPr>
      </w:pPr>
      <w:r>
        <w:t>From the resampled lengths in step 2, subset the haul-specific length samples (</w:t>
      </w:r>
      <w:proofErr w:type="spellStart"/>
      <w:r>
        <w:t>wor</w:t>
      </w:r>
      <w:proofErr w:type="spellEnd"/>
      <w:r>
        <w:t>) at the pre-determined subsampling level.</w:t>
      </w:r>
    </w:p>
    <w:p w14:paraId="711899C2" w14:textId="77777777" w:rsidR="006F1877" w:rsidRDefault="005D50C1">
      <w:pPr>
        <w:pStyle w:val="Compact"/>
        <w:numPr>
          <w:ilvl w:val="0"/>
          <w:numId w:val="22"/>
        </w:numPr>
      </w:pPr>
      <w:r>
        <w:t>With the resampled and subsampled length frequency data in step 3, calculate sex-specific population abundance-at-length.</w:t>
      </w:r>
    </w:p>
    <w:p w14:paraId="57CF952C" w14:textId="77777777" w:rsidR="006F1877" w:rsidRDefault="005D50C1">
      <w:pPr>
        <w:pStyle w:val="Compact"/>
        <w:numPr>
          <w:ilvl w:val="0"/>
          <w:numId w:val="22"/>
        </w:numPr>
      </w:pPr>
      <w:r>
        <w:t>Within the resampled hauls from step 1, resample the observed ages (</w:t>
      </w:r>
      <w:proofErr w:type="spellStart"/>
      <w:r>
        <w:t>wr</w:t>
      </w:r>
      <w:proofErr w:type="spellEnd"/>
      <w:r>
        <w:t>).</w:t>
      </w:r>
    </w:p>
    <w:p w14:paraId="519A8FD3" w14:textId="77777777" w:rsidR="006F1877" w:rsidRDefault="005D50C1">
      <w:pPr>
        <w:pStyle w:val="Compact"/>
        <w:numPr>
          <w:ilvl w:val="0"/>
          <w:numId w:val="22"/>
        </w:numPr>
      </w:pPr>
      <w:r>
        <w:t>From the resampled ages in step 5, subset the total ages sampled (</w:t>
      </w:r>
      <w:proofErr w:type="spellStart"/>
      <w:r>
        <w:t>wor</w:t>
      </w:r>
      <w:proofErr w:type="spellEnd"/>
      <w:r>
        <w:t>) at pre-determined subsampling level.</w:t>
      </w:r>
    </w:p>
    <w:p w14:paraId="318C7F80" w14:textId="77777777" w:rsidR="006F1877" w:rsidRDefault="005D50C1">
      <w:pPr>
        <w:pStyle w:val="Compact"/>
        <w:numPr>
          <w:ilvl w:val="0"/>
          <w:numId w:val="22"/>
        </w:numPr>
      </w:pPr>
      <w:r>
        <w:t>With the resampled and subsampled age data in step 6 and the sex-specific population abundance-at-length in step 4, calculate sex-specific population abundance-at-age.</w:t>
      </w:r>
    </w:p>
    <w:p w14:paraId="76040FEA" w14:textId="77777777" w:rsidR="006F1877" w:rsidRDefault="005D50C1">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w:t>
      </w:r>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in order to evaluate the AFSC length sampling design. Additionally, to subsample ages we changed the proportion of the total number of ages sampled in step 6 to evaluate the consequences of reductions in overall age sampling, </w:t>
      </w:r>
      <w:r>
        <w:lastRenderedPageBreak/>
        <w:t>because the number of otoliths collected per haul for age analysis is typically small. The bootstrap-simulation repeated steps 1-7 iteratively for each length and age subsample level, providing iterated population abundance-at-length and age that was then compared to the population abundance-at-length and age calculated from the original data.</w:t>
      </w:r>
    </w:p>
    <w:p w14:paraId="14E3699D" w14:textId="77777777" w:rsidR="006F1877" w:rsidRDefault="005D50C1" w:rsidP="00AD3EC8">
      <w:pPr>
        <w:pStyle w:val="BodyText"/>
        <w:ind w:firstLine="720"/>
      </w:pPr>
      <w:r>
        <w:t xml:space="preserve">The length subsample levels that we evaluated from the full length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w:t>
      </w:r>
      <w:proofErr w:type="spellStart"/>
      <w:r>
        <w:t>subsetting</w:t>
      </w:r>
      <w:proofErr w:type="spellEnd"/>
      <w:r>
        <w:t xml:space="preserve"> to compare the base level uncertainty to the uncertainty observed as a result of sub-sampling. We ran the bootstrap-simulation for 500 iterations, which was a level beyond which variability in results did not increase. The bootstrap-simulation was developed in R (R Core Team 2022) and is available via GitHub as an R package (</w:t>
      </w:r>
      <w:hyperlink r:id="rId9">
        <w:r w:rsidRPr="00AD3EC8">
          <w:rPr>
            <w:rStyle w:val="Hyperlink"/>
            <w:color w:val="auto"/>
          </w:rPr>
          <w:t>https://github.com/BenWilliams-NOAA/swo</w:t>
        </w:r>
      </w:hyperlink>
      <w:r w:rsidRPr="00AD3EC8">
        <w:t>).</w:t>
      </w:r>
    </w:p>
    <w:p w14:paraId="73576B32" w14:textId="77777777" w:rsidR="00AD3EC8" w:rsidRDefault="00AD3EC8" w:rsidP="00AD3EC8">
      <w:pPr>
        <w:pStyle w:val="BodyText"/>
      </w:pPr>
    </w:p>
    <w:p w14:paraId="7BB86215" w14:textId="77777777" w:rsidR="006F1877" w:rsidRDefault="005D50C1">
      <w:pPr>
        <w:pStyle w:val="Heading2"/>
      </w:pPr>
      <w:bookmarkStart w:id="12" w:name="computing-input-sample-size"/>
      <w:bookmarkEnd w:id="11"/>
      <w:r>
        <w:t>Computing input sample size</w:t>
      </w:r>
    </w:p>
    <w:p w14:paraId="6B97C8D2" w14:textId="77777777" w:rsidR="006F1877" w:rsidRDefault="005D50C1" w:rsidP="00AD3EC8">
      <w:pPr>
        <w:pStyle w:val="FirstParagraph"/>
        <w:ind w:firstLine="720"/>
      </w:pPr>
      <w:r>
        <w:t xml:space="preserve">Relative sample size, as introduced by McAllister and </w:t>
      </w:r>
      <w:proofErr w:type="spellStart"/>
      <w:r>
        <w:t>Ianelli</w:t>
      </w:r>
      <w:proofErr w:type="spellEnd"/>
      <w:r>
        <w:t xml:space="preserve"> (1997), is a statistic that can evaluate the level of intra-haul correlation in age and length composition samples. It is also a statistic that can evaluate the amount of uncertainty in estimated composition data compared to observed composition data. Relative sample size is given by:</w:t>
      </w:r>
    </w:p>
    <w:p w14:paraId="3900109B" w14:textId="77777777" w:rsidR="006F1877" w:rsidRDefault="009419F1">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14:paraId="5289EEF0" w14:textId="77777777" w:rsidR="006F1877" w:rsidRDefault="005D50C1">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w:t>
      </w:r>
      <w:proofErr w:type="spellStart"/>
      <w:r>
        <w:t>interation-</w:t>
      </w:r>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caused by sub-sampling length frequency and age specimen data. A larger relative sample size indicates higher certainty in the iterated composition estimates, while lower relative sample size indicates less certainty.</w:t>
      </w:r>
    </w:p>
    <w:p w14:paraId="10A044DB" w14:textId="77777777" w:rsidR="006F1877" w:rsidRDefault="005D50C1" w:rsidP="00AD3EC8">
      <w:pPr>
        <w:pStyle w:val="BodyText"/>
        <w:ind w:firstLine="720"/>
      </w:pPr>
      <w:r>
        <w:t xml:space="preserve">The harmonic mean was used to summarize these relative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14:paraId="6F7E4CF6" w14:textId="77777777" w:rsidR="006F1877" w:rsidRDefault="005D50C1" w:rsidP="00AD3EC8">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To provide general results for illustration of trends we display the ISS and relative ISS by species type (flatfish, </w:t>
      </w:r>
      <w:proofErr w:type="spellStart"/>
      <w:r>
        <w:t>gadid</w:t>
      </w:r>
      <w:proofErr w:type="spellEnd"/>
      <w:r>
        <w:t>, and rockfish) and at times survey region (AI, EBS, and GOA) using box-plots (which include the median, inter-</w:t>
      </w:r>
      <w:r>
        <w:lastRenderedPageBreak/>
        <w:t xml:space="preserve">quartile range,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w:t>
      </w:r>
      <w:proofErr w:type="gramStart"/>
      <w:r>
        <w:t>reduction</w:t>
      </w:r>
      <w:proofErr w:type="gramEnd"/>
      <w:r>
        <w:t xml:space="preserve"> in relative ISS due to reduction in sampling for age composition we fit a linear model to these data by sex for each species type and survey region, while presenting the relative ISS for each stock evaluated.</w:t>
      </w:r>
    </w:p>
    <w:p w14:paraId="5B5B7D8A" w14:textId="77777777" w:rsidR="00AD3EC8" w:rsidRDefault="00AD3EC8" w:rsidP="00AD3EC8">
      <w:pPr>
        <w:pStyle w:val="BodyText"/>
      </w:pPr>
    </w:p>
    <w:p w14:paraId="5FEC00DB" w14:textId="77777777" w:rsidR="006F1877" w:rsidRDefault="005D50C1">
      <w:pPr>
        <w:pStyle w:val="Heading1"/>
      </w:pPr>
      <w:bookmarkStart w:id="13" w:name="results"/>
      <w:bookmarkEnd w:id="9"/>
      <w:bookmarkEnd w:id="12"/>
      <w:r>
        <w:t>Results</w:t>
      </w:r>
    </w:p>
    <w:p w14:paraId="7BE9B6B5" w14:textId="77777777" w:rsidR="006F1877" w:rsidRDefault="005D50C1" w:rsidP="00AD3EC8">
      <w:pPr>
        <w:pStyle w:val="FirstParagraph"/>
        <w:ind w:firstLine="720"/>
      </w:pPr>
      <w:r>
        <w:t xml:space="preserve">As the number of length frequency sub-samples taken within hauls decreased, the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w:t>
      </w:r>
      <w:proofErr w:type="spellStart"/>
      <w:r>
        <w:t>arrowtooth</w:t>
      </w:r>
      <w:proofErr w:type="spellEnd"/>
      <w:r>
        <w:t xml:space="preserve"> flounder and yellowfin sole). If the magnitudes were different, female length composition ISS was consistently larger than male length composition ISS; this same result was not replicated for the </w:t>
      </w:r>
      <w:proofErr w:type="spellStart"/>
      <w:r>
        <w:t>gadid</w:t>
      </w:r>
      <w:proofErr w:type="spellEnd"/>
      <w:r>
        <w:t xml:space="preserve"> and rockfish stocks, where the sex-specific ISS were relatively similar. While the magnitude of length composition ISS was species type, stock and sex-specific, across survey years the length composition ISS generally ranged from 250 to 4,000 for flatfish, 100 to 3,500 for </w:t>
      </w:r>
      <w:proofErr w:type="spellStart"/>
      <w:r>
        <w:t>gadids</w:t>
      </w:r>
      <w:proofErr w:type="spellEnd"/>
      <w:r>
        <w:t xml:space="preserve">, and 100 to 1,000 for rockfish (including the full dataset case and all sub-sampling levels). The variability in length composition ISS across survey years and haul sub-sampling </w:t>
      </w:r>
      <w:r>
        <w:lastRenderedPageBreak/>
        <w:t>levels was also species type and stock-specific, but the variability generally declined as the haul sub-sampling level decreased. Across the length frequency haul level sub-sampling cases evaluated, the magnitude of age composition ISS for all stocks within each region was unaffected by length sub-sampling (bottom panel of Figure 2).</w:t>
      </w:r>
    </w:p>
    <w:p w14:paraId="50134633" w14:textId="77777777" w:rsidR="006F1877" w:rsidRDefault="005D50C1" w:rsidP="00AD3EC8">
      <w:pPr>
        <w:pStyle w:val="BodyText"/>
        <w:ind w:firstLine="720"/>
      </w:pPr>
      <w:r>
        <w:t xml:space="preserve">As the haul level length frequency sub-sampling level decreased the relative ISS also decreased (Figure 3). This decrease in relative ISS was exhibited by all stocks evaluated, although the magnitude of decrease was region and stock-specific (Supplementary Material Figures S4–S6). In terms of stock-specific results, the largest decrease in the relative ISS across the length frequency sub-sampling levels evaluated resulted for EBS walleye </w:t>
      </w:r>
      <w:proofErr w:type="spellStart"/>
      <w:r>
        <w:t>pollock</w:t>
      </w:r>
      <w:proofErr w:type="spellEnd"/>
      <w:r>
        <w:t xml:space="preserve"> (Figure S5) and the smallest decrease resulted for GOA rex sole and southern rock sole (Figure S6) and the largest variability across survey years in the relative ISS was observed for sub-sampling levels of 50 and 100 lengths per haul for AI walleye </w:t>
      </w:r>
      <w:proofErr w:type="spellStart"/>
      <w:r>
        <w:t>pollock</w:t>
      </w:r>
      <w:proofErr w:type="spellEnd"/>
      <w:r>
        <w:t xml:space="preserve"> (Figure S4) and GOA northern rockfish (Figure S6).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greater the variability in length composition relative ISS was small and consistent across all the species types and survey regions evaluated.</w:t>
      </w:r>
    </w:p>
    <w:p w14:paraId="0E78E387" w14:textId="77777777" w:rsidR="006F1877" w:rsidRDefault="005D50C1" w:rsidP="00AD3EC8">
      <w:pPr>
        <w:pStyle w:val="BodyText"/>
        <w:ind w:firstLine="720"/>
      </w:pPr>
      <w:r>
        <w:t xml:space="preserve">While the magnitude of decrease in the length composition relative ISS was survey region and sex-specific, none of the stocks decreased below 50%, and the majority of stocks did not decrease below 60% (Figure 3). The range in the length composition annual relative ISS across the sex categories evaluated either included or was above 90% for length frequency sub-sampling levels greater than 100 fish per haul. EBS walleye </w:t>
      </w:r>
      <w:proofErr w:type="spellStart"/>
      <w:r>
        <w:t>pollock</w:t>
      </w:r>
      <w:proofErr w:type="spellEnd"/>
      <w:r>
        <w:t xml:space="preserve"> was the one exception </w:t>
      </w:r>
      <w:r>
        <w:lastRenderedPageBreak/>
        <w:t xml:space="preserve">(Figure S5), where the relative ISS was less than 90% for females and males. Besides EBS walleye </w:t>
      </w:r>
      <w:proofErr w:type="spellStart"/>
      <w:r>
        <w:t>pollock</w:t>
      </w:r>
      <w:proofErr w:type="spellEnd"/>
      <w:r>
        <w:t>, in which the range in the relative ISS included 90%, the remainder of the stocks evaluated resulted in relative ISS greater than 90% for length frequency sub-sampling levels of 150 fish per haul or more regardless of length composition sex category. Sampling at a level of 100 to 150 fish per haul for length frequency would result in 7,000 - 32,000 fewer collections per-year within the surveys evaluated (Table 2).</w:t>
      </w:r>
    </w:p>
    <w:p w14:paraId="4EBD7315" w14:textId="77777777" w:rsidR="006F1877" w:rsidRDefault="005D50C1" w:rsidP="00AD3EC8">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 xml:space="preserve">-axis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w:t>
      </w:r>
      <w:proofErr w:type="spellStart"/>
      <w:r>
        <w:t>gadid</w:t>
      </w:r>
      <w:proofErr w:type="spellEnd"/>
      <w:r>
        <w:t xml:space="preserve">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range in ISS was generally of a similar magnitude across the species types (Figure 4), but could vary depending on the survey region. For example, the AI survey had smaller age composition ISS for flatfish stocks than the EBS and GOA, although, there are fewer stocks in the AI than the other survey regions. Additionally, the age </w:t>
      </w:r>
      <w:r>
        <w:lastRenderedPageBreak/>
        <w:t xml:space="preserve">composition ISS for </w:t>
      </w:r>
      <w:proofErr w:type="spellStart"/>
      <w:r>
        <w:t>gadid</w:t>
      </w:r>
      <w:proofErr w:type="spellEnd"/>
      <w:r>
        <w:t xml:space="preserve"> stocks were of similar magnitude an</w:t>
      </w:r>
      <w:ins w:id="14" w:author="Lewis.Barnett" w:date="2023-05-01T13:13:00Z">
        <w:r w:rsidR="004772BA">
          <w:t>d</w:t>
        </w:r>
      </w:ins>
      <w:r>
        <w:t xml:space="preserve"> range in the AI and GOA, but were larger and had a greater range in the EBS. The variability in annual age composition ISS was also stock specific, where some stocks displayed larger range in age composition ISS across survey years than others.</w:t>
      </w:r>
    </w:p>
    <w:p w14:paraId="54F4B994" w14:textId="77777777" w:rsidR="006F1877" w:rsidRDefault="005D50C1" w:rsidP="00AD3EC8">
      <w:pPr>
        <w:pStyle w:val="BodyText"/>
        <w:ind w:firstLine="720"/>
      </w:pPr>
      <w:r>
        <w:t xml:space="preserve">As the specimen age data sampling level decreased the age composition relative ISS also decreased (Figure 5). Some of the largest decreases in age composition ISS across the total age sub-sampling levels resulted for </w:t>
      </w:r>
      <w:proofErr w:type="spellStart"/>
      <w:r>
        <w:t>arrowtooth</w:t>
      </w:r>
      <w:proofErr w:type="spellEnd"/>
      <w:r>
        <w:t xml:space="preserve"> flounder and Pacific cod in each survey region evaluated, while the smallest decrease resulted for GOA walleye </w:t>
      </w:r>
      <w:proofErr w:type="spellStart"/>
      <w:r>
        <w:t>pollock</w:t>
      </w:r>
      <w:proofErr w:type="spellEnd"/>
      <w:r>
        <w:t xml:space="preserve"> (see Supplementary Material Figures S10–S12). The largest variability across the survey years in the relative ISS across age sub-sampling levels again resulted for Pacific cod, but also included AI Atka mackerel and walleye </w:t>
      </w:r>
      <w:proofErr w:type="spellStart"/>
      <w:r>
        <w:t>pollock</w:t>
      </w:r>
      <w:proofErr w:type="spellEnd"/>
      <w:r>
        <w:t xml:space="preserve"> across each survey area, with relatively </w:t>
      </w:r>
      <w:del w:id="15" w:author="Lewis.Barnett" w:date="2023-05-01T13:14:00Z">
        <w:r w:rsidDel="004772BA">
          <w:delText xml:space="preserve">small </w:delText>
        </w:r>
      </w:del>
      <w:ins w:id="16" w:author="Lewis.Barnett" w:date="2023-05-01T13:14:00Z">
        <w:r w:rsidR="004772BA">
          <w:t>low</w:t>
        </w:r>
        <w:r w:rsidR="004772BA">
          <w:t xml:space="preserve"> </w:t>
        </w:r>
      </w:ins>
      <w:r>
        <w:t xml:space="preserve">variability observed for the remaining stocks. Even though there were differences in the age composition relative ISS across the age sub-sampling levels evaluated, the trends across species types and survey regions were generally consistent, where </w:t>
      </w:r>
      <w:proofErr w:type="spellStart"/>
      <w:r>
        <w:t>gadids</w:t>
      </w:r>
      <w:proofErr w:type="spellEnd"/>
      <w:r>
        <w:t xml:space="preserve"> displayed the largest range in the decrease in relative ISS within each survey region (Figure 5). While the decrease in both length and age composition relative ISS was consistent as the sub-sampling level decreased, while the relative length composition ISS plateaued beyond around 150 lengths per haul, the relative age composition ISS did not replicate this plateau, but rather, continued to increase as the sub-sampling level increased.</w:t>
      </w:r>
    </w:p>
    <w:p w14:paraId="4B805182" w14:textId="77777777" w:rsidR="006F1877" w:rsidRDefault="005D50C1" w:rsidP="00AD3EC8">
      <w:pPr>
        <w:pStyle w:val="BodyText"/>
        <w:ind w:firstLine="720"/>
      </w:pPr>
      <w:r>
        <w:t xml:space="preserve">A notable result was that for all stocks evaluated, the decrease in age composition relative ISS was dampened when compared to the specimen age sub-sampling level collected (Figure 6). For example, a reduction to 25% of the specimen age sample data did not translate to an age composition relative ISS reduction to 25%, but rather resulted in a sub-sampled dataset age </w:t>
      </w:r>
      <w:r>
        <w:lastRenderedPageBreak/>
        <w:t xml:space="preserve">composition relative ISS of 30-40%; this was true at each age collection sub-sampling level evaluated. For rockfish and flatfish, the reduction in ISS compared to the reduction in specimen age samples were similar, both across stocks, survey regions, and sex categories. In comparison, for </w:t>
      </w:r>
      <w:proofErr w:type="spellStart"/>
      <w:r>
        <w:t>gadids</w:t>
      </w:r>
      <w:proofErr w:type="spellEnd"/>
      <w:r>
        <w:t xml:space="preserve"> and other (Atka mackerel), the reduction in age composition relative ISS compared to reduction in specimen age samples was further dampened, where the reduction in total age samples resulted in a proportionally smaller reduction in age composition ISS compared to rockfish and flatfish stocks (this can be seen by comparing the slopes in the linear model fits in Figure 6). Regardless, for all stocks and sex categories evaluated, the reduction in relative ISS was less than the reduction in the specimen age samples collected on the surveys.</w:t>
      </w:r>
    </w:p>
    <w:p w14:paraId="14C3D3E7" w14:textId="77777777" w:rsidR="00AD3EC8" w:rsidRDefault="00AD3EC8" w:rsidP="00AD3EC8">
      <w:pPr>
        <w:pStyle w:val="BodyText"/>
      </w:pPr>
    </w:p>
    <w:p w14:paraId="37A4F912" w14:textId="77777777" w:rsidR="006F1877" w:rsidRDefault="005D50C1">
      <w:pPr>
        <w:pStyle w:val="Heading1"/>
      </w:pPr>
      <w:bookmarkStart w:id="17" w:name="discussion"/>
      <w:bookmarkEnd w:id="13"/>
      <w:r>
        <w:t>Discussion</w:t>
      </w:r>
    </w:p>
    <w:p w14:paraId="4EF3EB33" w14:textId="77777777" w:rsidR="006F1877" w:rsidRDefault="005D50C1" w:rsidP="00AD3EC8">
      <w:pPr>
        <w:pStyle w:val="FirstParagraph"/>
        <w:ind w:firstLine="720"/>
      </w:pPr>
      <w:r>
        <w:t>In this study, we developed a method to evaluate the consequences of reduced sampling effort on uncertainty in age and length composition data and demonstrated a decrease in the ISS from experimental treatments compared to the full dataset base case due to reductions in sampling. We found that the ISS for age composition data was more sensitive to reductions in sampling effort than the ISS for length composition. We also show that while the age composition ISS was sensitive to reductions in age sample effort the ISS for age composition was unaffected by the level of sub-sampling in the length frequency collections. Looking across multiple survey regions revealed that these reductions in ISS, which represent increases in uncertainty, were stock specific but the reductions were generally consistent. Based on the proportional decrease in ISS from sub-sampled data compared to the ISS generated from full datasets, we found that there are potential recommendations that can be made to balance the tradeoff of collecting a robust sample size of age and length compositions on fishery-</w:t>
      </w:r>
      <w:r>
        <w:lastRenderedPageBreak/>
        <w:t>independent platforms while also considering of the amount of effort the crew must expend to obtain these samples.</w:t>
      </w:r>
    </w:p>
    <w:p w14:paraId="7E92DE30" w14:textId="77777777" w:rsidR="00AD3EC8" w:rsidRDefault="005D50C1" w:rsidP="00AD3EC8">
      <w:pPr>
        <w:pStyle w:val="BodyText"/>
        <w:ind w:firstLine="720"/>
      </w:pPr>
      <w:r>
        <w:t xml:space="preserve">One outcome of this study is guidance on how many length frequency collections are necessary to provide adequate information to stock assessment models. </w:t>
      </w:r>
      <w:proofErr w:type="spellStart"/>
      <w:r>
        <w:t>Gerritsen</w:t>
      </w:r>
      <w:proofErr w:type="spellEnd"/>
      <w:r>
        <w:t xml:space="preserve"> and McGrath (2007) suggested that sampling rates for length frequency be 10 fish per length category based on the mean weighted coefficient of variation statistic. In practical implementation, their suggestion would result in stock-specific sampling rates at the haul level, where larger fish would require more samples, and smaller fish would require less. While this strategy makes biological sense and is attractive as it is related to life-history characteristics of the stocks being sampled, it could result in logistical difficulties wh</w:t>
      </w:r>
      <w:r w:rsidR="00AD3EC8">
        <w:t>en implemented during a survey.</w:t>
      </w:r>
    </w:p>
    <w:p w14:paraId="6362CF65" w14:textId="77777777" w:rsidR="006F1877" w:rsidRDefault="005D50C1" w:rsidP="00AD3EC8">
      <w:pPr>
        <w:pStyle w:val="BodyText"/>
        <w:ind w:firstLine="720"/>
      </w:pPr>
      <w:r>
        <w:t>Based on the results of this study we suggest that a more logistically feasible length frequency sampling method would be to set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current sampling rate does not offer much improvement in uncertainty over a lower sampling rate. However, this is not the case for age composition sampling.</w:t>
      </w:r>
    </w:p>
    <w:p w14:paraId="60BB4E8D" w14:textId="77777777" w:rsidR="00AD3EC8" w:rsidRDefault="005D50C1" w:rsidP="00AD3EC8">
      <w:pPr>
        <w:pStyle w:val="BodyText"/>
        <w:ind w:firstLine="720"/>
      </w:pPr>
      <w:r>
        <w:lastRenderedPageBreak/>
        <w:t xml:space="preserve">Another application of our study is related to determining how many age collections are necessary to provide adequate information to stock assessments models. Based on the results of this analysis, we found the answer to this question to remain elusive. As we increased the subsampling rates for age composition the age composition ISS continued to increase indicating that a sample size that produces diminishing returns had not been reached, unlike the asymptote observed for length composition ISS. In a similar study, </w:t>
      </w:r>
      <w:proofErr w:type="spellStart"/>
      <w:r>
        <w:t>Siskey</w:t>
      </w:r>
      <w:proofErr w:type="spellEnd"/>
      <w:r>
        <w:t xml:space="preserve"> et al. (2023) evaluated the effect of increased age sampling beyond current sampling levels for a subset of stocks and also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improvements to age composition ISS were found by increasing sampling in more hauls even while decreasing the number of specimen age da</w:t>
      </w:r>
      <w:r w:rsidR="00AD3EC8">
        <w:t>ta collected in any given haul.</w:t>
      </w:r>
    </w:p>
    <w:p w14:paraId="0CC1508A" w14:textId="77777777" w:rsidR="006F1877" w:rsidRDefault="005D50C1" w:rsidP="00AD3EC8">
      <w:pPr>
        <w:pStyle w:val="BodyText"/>
        <w:ind w:firstLine="720"/>
      </w:pPr>
      <w:r>
        <w:t>To determine if and when age composition ISS reaches an asymptote, simulation studies might be</w:t>
      </w:r>
      <w:ins w:id="18" w:author="Lewis.Barnett" w:date="2023-05-01T13:41:00Z">
        <w:r w:rsidR="005B4C87">
          <w:t xml:space="preserve"> </w:t>
        </w:r>
      </w:ins>
      <w:del w:id="19" w:author="Lewis.Barnett" w:date="2023-05-01T13:41:00Z">
        <w:r w:rsidDel="005B4C87">
          <w:delText xml:space="preserve"> a </w:delText>
        </w:r>
      </w:del>
      <w:r>
        <w:t xml:space="preserve">more appropriate rather than bootstrapping historical data, as variables such as life-history or intra-haul correlation can be accounted for specifically (e.g., </w:t>
      </w:r>
      <w:del w:id="20" w:author="Lewis.Barnett" w:date="2023-05-01T13:42:00Z">
        <w:r w:rsidDel="005B4C87">
          <w:delText xml:space="preserve">similar to </w:delText>
        </w:r>
      </w:del>
      <w:proofErr w:type="spellStart"/>
      <w:r>
        <w:t>Hulson</w:t>
      </w:r>
      <w:proofErr w:type="spellEnd"/>
      <w:r>
        <w:t xml:space="preserve"> et al. 2011, Xu et al. 2020). The results of our study, and ones like </w:t>
      </w:r>
      <w:proofErr w:type="spellStart"/>
      <w:r>
        <w:t>Siskey</w:t>
      </w:r>
      <w:proofErr w:type="spellEnd"/>
      <w:r>
        <w:t xml:space="preserve"> et al. (2023), suggest that the number of age samples necessary to maximize </w:t>
      </w:r>
      <w:del w:id="21" w:author="Lewis.Barnett" w:date="2023-05-01T13:43:00Z">
        <w:r w:rsidDel="005B4C87">
          <w:delText xml:space="preserve">to </w:delText>
        </w:r>
      </w:del>
      <w:r>
        <w:t>age composition information are likely beyond the current management agency capacities.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of sampling for age composition, as reductions in these sampling rates have downstream effects on assessment model uncertainty. We also recommend (</w:t>
      </w:r>
      <w:del w:id="22" w:author="Lewis.Barnett" w:date="2023-05-01T13:44:00Z">
        <w:r w:rsidDel="005B4C87">
          <w:delText xml:space="preserve">and </w:delText>
        </w:r>
      </w:del>
      <w:ins w:id="23" w:author="Lewis.Barnett" w:date="2023-05-01T13:43:00Z">
        <w:r w:rsidR="005B4C87">
          <w:t>re</w:t>
        </w:r>
      </w:ins>
      <w:r>
        <w:t>iterat</w:t>
      </w:r>
      <w:del w:id="24" w:author="Lewis.Barnett" w:date="2023-05-01T13:44:00Z">
        <w:r w:rsidDel="005B4C87">
          <w:delText>e</w:delText>
        </w:r>
      </w:del>
      <w:ins w:id="25" w:author="Lewis.Barnett" w:date="2023-05-01T13:44:00Z">
        <w:r w:rsidR="005B4C87">
          <w:t>ing</w:t>
        </w:r>
      </w:ins>
      <w:r>
        <w:t xml:space="preserve"> the results of </w:t>
      </w:r>
      <w:proofErr w:type="spellStart"/>
      <w:r>
        <w:t>Siskey</w:t>
      </w:r>
      <w:proofErr w:type="spellEnd"/>
      <w:r>
        <w:t xml:space="preserve"> et al. (2023)) that if sampling for ages were to be optimized for effort required by a survey team ISS can be increased by </w:t>
      </w:r>
      <w:r>
        <w:lastRenderedPageBreak/>
        <w:t>spreading these samples across more hauls while retaining the historical total number of age samples collected.</w:t>
      </w:r>
    </w:p>
    <w:p w14:paraId="6F3B8563" w14:textId="77777777" w:rsidR="00AD3EC8" w:rsidRDefault="005D50C1" w:rsidP="00AD3EC8">
      <w:pPr>
        <w:pStyle w:val="BodyText"/>
        <w:ind w:firstLine="720"/>
      </w:pPr>
      <w:r>
        <w:t xml:space="preserve">Across the stocks evaluated, the increase in length composition ISS as haul sub-sampling rates increased were extremely consistent, with no clear species-specific patterns. There were interesting species group (e.g., flatfish, </w:t>
      </w:r>
      <w:proofErr w:type="spellStart"/>
      <w:r>
        <w:t>gadids</w:t>
      </w:r>
      <w:proofErr w:type="spellEnd"/>
      <w:r>
        <w:t xml:space="preserve">, and rockfish) patterns when examining reductions in age sampling rates, however. Overall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w:t>
      </w:r>
      <w:proofErr w:type="spellStart"/>
      <w:r>
        <w:t>gadids</w:t>
      </w:r>
      <w:proofErr w:type="spellEnd"/>
      <w:r>
        <w:t xml:space="preserve"> (and Atka mackerel). That is, a reduction in age sampling effort for flatfish and rockfish has a relatively larger impact on the reduction in age composition ISS as compared to </w:t>
      </w:r>
      <w:proofErr w:type="spellStart"/>
      <w:r>
        <w:t>gadids</w:t>
      </w:r>
      <w:proofErr w:type="spellEnd"/>
      <w:r>
        <w:t xml:space="preserve">. A similar result was observed in </w:t>
      </w:r>
      <w:proofErr w:type="spellStart"/>
      <w:r>
        <w:t>Hulson</w:t>
      </w:r>
      <w:proofErr w:type="spellEnd"/>
      <w:r>
        <w:t xml:space="preserve"> et al. (2017), where they found that age sample size had a relatively larger effect on the uncertainty in age composition data for rockfish, then flatfish, then </w:t>
      </w:r>
      <w:proofErr w:type="spellStart"/>
      <w:r>
        <w:t>gadids</w:t>
      </w:r>
      <w:proofErr w:type="spellEnd"/>
      <w:r>
        <w:t xml:space="preserve"> (including Atka mackerel). In terms of assessment outcome, </w:t>
      </w:r>
      <w:proofErr w:type="spellStart"/>
      <w:r>
        <w:t>Siskey</w:t>
      </w:r>
      <w:proofErr w:type="spellEnd"/>
      <w:r>
        <w:t xml:space="preserve"> et al. (2023) showed that increasing or decreasing age sampling effort for rockfish had a larger subsequent effect on the uncertainty in management quantities than the </w:t>
      </w:r>
      <w:proofErr w:type="spellStart"/>
      <w:r>
        <w:t>gadid</w:t>
      </w:r>
      <w:proofErr w:type="spellEnd"/>
      <w:r>
        <w:t xml:space="preserve"> example, indicating that this relatively larger effect on age composition ISS translates through the assessment model as well. </w:t>
      </w:r>
    </w:p>
    <w:p w14:paraId="59791D33" w14:textId="77777777" w:rsidR="006F1877" w:rsidRDefault="005D50C1" w:rsidP="00AD3EC8">
      <w:pPr>
        <w:pStyle w:val="BodyText"/>
        <w:ind w:firstLine="720"/>
      </w:pPr>
      <w:r>
        <w:t xml:space="preserve">An extenuating circumstance that should be considered when evaluating the consequences of age sampling effort reduction for flatfish is that all of the stocks included in this analysis are managed using sex-specific assessment models. In comparison to the total (combined sex) age and length composition ISS, we show that the sex-specific composition ISS </w:t>
      </w:r>
      <w:r>
        <w:lastRenderedPageBreak/>
        <w:t>is smaller and differences in the magnitude of ISS exist between the two sexes. This often resulted in an ISS that is larger for female age composition than for males. It must be noted that reductions in age sampling effort for flatfish will affect uncertainty in sex-specific age composition. While we encourage maintaining historical levels of age sampling effort, we additionally recommend that if reductions must be made that decision-makers consider the unequal consequences of these reductions across species types (i.e., make decisions on a species-specific basis), perhaps using an analytical tool like the one we created for this study.</w:t>
      </w:r>
    </w:p>
    <w:p w14:paraId="16621FA5" w14:textId="77777777" w:rsidR="006F1877" w:rsidRDefault="005D50C1" w:rsidP="00AD3EC8">
      <w:pPr>
        <w:pStyle w:val="BodyText"/>
        <w:ind w:firstLine="720"/>
      </w:pPr>
      <w:r>
        <w:t xml:space="preserve">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w:t>
      </w:r>
      <w:del w:id="26" w:author="Lewis.Barnett" w:date="2023-05-01T13:47:00Z">
        <w:r w:rsidDel="005B4C87">
          <w:delText xml:space="preserve">of this analysis </w:delText>
        </w:r>
      </w:del>
      <w:r>
        <w:t>here address</w:t>
      </w:r>
      <w:del w:id="27" w:author="Lewis.Barnett" w:date="2023-05-01T13:47:00Z">
        <w:r w:rsidDel="005B4C87">
          <w:delText>es</w:delText>
        </w:r>
      </w:del>
      <w:r>
        <w:t xml:space="preserve"> both recommendations and equips survey managers with the information to retain the data quality for a majority of species.</w:t>
      </w:r>
    </w:p>
    <w:p w14:paraId="4D64C8EB" w14:textId="77777777" w:rsidR="006F1877" w:rsidRDefault="005D50C1" w:rsidP="00AD3EC8">
      <w:pPr>
        <w:pStyle w:val="BodyText"/>
        <w:ind w:firstLine="720"/>
      </w:pPr>
      <w:r>
        <w:t xml:space="preserve">While </w:t>
      </w:r>
      <w:del w:id="28" w:author="Lewis.Barnett" w:date="2023-05-01T13:49:00Z">
        <w:r w:rsidDel="00BB4337">
          <w:delText>the focus of this study was to evaluate</w:delText>
        </w:r>
      </w:del>
      <w:ins w:id="29" w:author="Lewis.Barnett" w:date="2023-05-01T13:49:00Z">
        <w:r w:rsidR="00BB4337">
          <w:t>this study focused on evaluating</w:t>
        </w:r>
      </w:ins>
      <w:r>
        <w:t xml:space="preserve"> the statistical consequences of effort reduction when collecting age and length samples on bottom trawl surveys, our stated goal was to address the tradeoffs between stock assessment input data uncertainty and workforce health and efficiency. We showed that the combined sex and sex-specific length frequency sampling can be reduced from current sampling levels without major consequences to length composition uncertainty. While collecting total length frequency data is cheap in terms of effort required, determining sex from a fish requires additional effort. Collecting age samples requires additional </w:t>
      </w:r>
      <w:r>
        <w:lastRenderedPageBreak/>
        <w:t xml:space="preserve">effort beyond determining the sex of a fish, including extraction of the sagittal otoliths which are then prepared and read in an ageing laboratory. The cost of age reading for several stocks evaluated here is summarized in Lambert et al. (2017) and further evaluated in </w:t>
      </w:r>
      <w:proofErr w:type="spellStart"/>
      <w:r>
        <w:t>Siskey</w:t>
      </w:r>
      <w:proofErr w:type="spellEnd"/>
      <w:r>
        <w:t xml:space="preserve"> et al. (2023). In short, the monetary expense of each otolith is not inconsequential and the savings to an agency as a result of reduced age sampling could be in the tens of thousands of dollars (USD). However, </w:t>
      </w:r>
      <w:proofErr w:type="spellStart"/>
      <w:r>
        <w:t>Siskey</w:t>
      </w:r>
      <w:proofErr w:type="spellEnd"/>
      <w:r>
        <w:t xml:space="preserve"> et al. (2023) showed that there are downstream effects of increased uncertainty in assessment model estimates of the over fishing limit when age sampling is reduced. Buffers in catch limits based on estimates of uncertainty in derived assessment quantities (e.g., Prager et al. 2003) are not used in the North Pacific. </w:t>
      </w:r>
      <w:commentRangeStart w:id="30"/>
      <w:r>
        <w:t>In areas where these types of buffers are used</w:t>
      </w:r>
      <w:commentRangeEnd w:id="30"/>
      <w:r w:rsidR="00BB4337">
        <w:rPr>
          <w:rStyle w:val="CommentReference"/>
        </w:rPr>
        <w:commentReference w:id="30"/>
      </w:r>
      <w:r>
        <w:t>, a reduction in age composition sampling would lead to greater assessment uncertainty and directly impact the value of fisheries through a reduction in catch</w:t>
      </w:r>
      <w:del w:id="31" w:author="Lewis.Barnett" w:date="2023-05-01T13:50:00Z">
        <w:r w:rsidDel="00BB4337">
          <w:delText>.</w:delText>
        </w:r>
      </w:del>
      <w:r>
        <w:t>. However, from a survey effort perspective when collecting otoliths, it may be more efficient to collect less otoliths from any given haul while at the same time increase the number of hauls from which otoliths are collected.</w:t>
      </w:r>
    </w:p>
    <w:p w14:paraId="2E7CC041" w14:textId="77D41DEC" w:rsidR="006F1877" w:rsidRDefault="005D50C1" w:rsidP="00AD3EC8">
      <w:pPr>
        <w:pStyle w:val="BodyText"/>
        <w:ind w:firstLine="720"/>
      </w:pPr>
      <w:del w:id="32" w:author="Lewis.Barnett" w:date="2023-05-01T13:51:00Z">
        <w:r w:rsidDel="00F014F5">
          <w:delText>Overall, w</w:delText>
        </w:r>
      </w:del>
      <w:ins w:id="33" w:author="Lewis.Barnett" w:date="2023-05-01T13:51:00Z">
        <w:r w:rsidR="00F014F5">
          <w:t>W</w:t>
        </w:r>
      </w:ins>
      <w:bookmarkStart w:id="34" w:name="_GoBack"/>
      <w:bookmarkEnd w:id="34"/>
      <w:r>
        <w:t>e demonstrate a method for evaluating tradeoffs between stock assessment needs and workforce health and efficiency. Similar to what was done here, we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02E85223" w14:textId="77777777" w:rsidR="00AD3EC8" w:rsidRDefault="00AD3EC8" w:rsidP="00AD3EC8">
      <w:pPr>
        <w:pStyle w:val="BodyText"/>
      </w:pPr>
    </w:p>
    <w:p w14:paraId="25A3B7FF" w14:textId="77777777" w:rsidR="006F1877" w:rsidRDefault="005D50C1">
      <w:pPr>
        <w:pStyle w:val="Heading1"/>
      </w:pPr>
      <w:bookmarkStart w:id="35" w:name="acknowledgments"/>
      <w:bookmarkEnd w:id="17"/>
      <w:r>
        <w:lastRenderedPageBreak/>
        <w:t>Acknowledgments</w:t>
      </w:r>
    </w:p>
    <w:p w14:paraId="14D67CB8" w14:textId="77777777" w:rsidR="006F1877" w:rsidRDefault="005D50C1">
      <w:pPr>
        <w:pStyle w:val="FirstParagraph"/>
      </w:pPr>
      <w:r>
        <w:t xml:space="preserve">We thank the remaining members of the AFSC Survey Workload Optimization Working Group for their contributions to this work: William T. Stockhausen, Susanne F. McDermott and W. Chris Long. We express our deep gratitude to all the AFSC staff who have spent time at sea and staring through microscopes to produce the data these analyses are based upon. We thank </w:t>
      </w:r>
      <w:r>
        <w:rPr>
          <w:i/>
          <w:iCs/>
        </w:rPr>
        <w:t>reviewers</w:t>
      </w:r>
      <w:r>
        <w:t>.</w:t>
      </w:r>
    </w:p>
    <w:p w14:paraId="037B697A" w14:textId="77777777" w:rsidR="006F1877" w:rsidRDefault="005D50C1">
      <w:r>
        <w:br w:type="page"/>
      </w:r>
    </w:p>
    <w:p w14:paraId="308A1D80" w14:textId="77777777" w:rsidR="006F1877" w:rsidRDefault="005D50C1">
      <w:pPr>
        <w:pStyle w:val="Heading1"/>
      </w:pPr>
      <w:bookmarkStart w:id="36" w:name="citations"/>
      <w:bookmarkEnd w:id="35"/>
      <w:r>
        <w:lastRenderedPageBreak/>
        <w:t>Citations</w:t>
      </w:r>
    </w:p>
    <w:p w14:paraId="3D9A8979" w14:textId="77777777" w:rsidR="006F1877" w:rsidRDefault="005D50C1" w:rsidP="00AD3EC8">
      <w:pPr>
        <w:pStyle w:val="Bibliography"/>
        <w:ind w:left="720" w:hanging="720"/>
      </w:pPr>
      <w:bookmarkStart w:id="37" w:name="ref-Ailloud2019"/>
      <w:bookmarkStart w:id="38"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14:paraId="6C98B5DB" w14:textId="77777777" w:rsidR="006F1877" w:rsidRDefault="005D50C1" w:rsidP="00AD3EC8">
      <w:pPr>
        <w:pStyle w:val="Bibliography"/>
        <w:ind w:left="720" w:hanging="720"/>
      </w:pPr>
      <w:bookmarkStart w:id="39" w:name="ref-NRC1998"/>
      <w:bookmarkEnd w:id="37"/>
      <w:r>
        <w:t>Council, N.R. 1998. Improving fish stock assessments. The National Academies Press, Washington</w:t>
      </w:r>
      <w:r w:rsidRPr="00AD3EC8">
        <w:t xml:space="preserve">, DC. </w:t>
      </w:r>
      <w:proofErr w:type="spellStart"/>
      <w:proofErr w:type="gramStart"/>
      <w:r w:rsidRPr="00AD3EC8">
        <w:t>doi</w:t>
      </w:r>
      <w:proofErr w:type="spellEnd"/>
      <w:proofErr w:type="gramEnd"/>
      <w:r w:rsidRPr="00AD3EC8">
        <w:t xml:space="preserve">: </w:t>
      </w:r>
      <w:hyperlink r:id="rId12">
        <w:r w:rsidRPr="00AD3EC8">
          <w:rPr>
            <w:rStyle w:val="Hyperlink"/>
            <w:color w:val="auto"/>
          </w:rPr>
          <w:t>10.17226/5951</w:t>
        </w:r>
      </w:hyperlink>
      <w:r w:rsidRPr="00AD3EC8">
        <w:t>.</w:t>
      </w:r>
    </w:p>
    <w:p w14:paraId="398576AA" w14:textId="77777777" w:rsidR="006F1877" w:rsidRDefault="005D50C1" w:rsidP="00AD3EC8">
      <w:pPr>
        <w:pStyle w:val="Bibliography"/>
        <w:ind w:left="720" w:hanging="720"/>
      </w:pPr>
      <w:bookmarkStart w:id="40" w:name="ref-Francis2017"/>
      <w:bookmarkEnd w:id="39"/>
      <w:r>
        <w:t xml:space="preserve">Francis, R.I.C.C. 2017. </w:t>
      </w:r>
      <w:proofErr w:type="spellStart"/>
      <w:r>
        <w:t>Revisting</w:t>
      </w:r>
      <w:proofErr w:type="spellEnd"/>
      <w:r>
        <w:t xml:space="preserve"> data weighting in fisheries stock assessment models. Fisheries Research 192: 5–15.</w:t>
      </w:r>
    </w:p>
    <w:p w14:paraId="50262502" w14:textId="77777777" w:rsidR="006F1877" w:rsidRDefault="005D50C1" w:rsidP="00AD3EC8">
      <w:pPr>
        <w:pStyle w:val="Bibliography"/>
        <w:ind w:left="720" w:hanging="720"/>
      </w:pPr>
      <w:bookmarkStart w:id="41" w:name="ref-Gerritsen2007"/>
      <w:bookmarkEnd w:id="40"/>
      <w:proofErr w:type="spellStart"/>
      <w:r>
        <w:t>Gerritsen</w:t>
      </w:r>
      <w:proofErr w:type="spellEnd"/>
      <w:r>
        <w:t>, H.D., and McGrath, D. 2007. Precision estimates and suggested sample sizes for length-frequency data. Fishery Bulletin 105(1): 116–120.</w:t>
      </w:r>
    </w:p>
    <w:p w14:paraId="6266A1FB" w14:textId="77777777" w:rsidR="006F1877" w:rsidRDefault="005D50C1" w:rsidP="00AD3EC8">
      <w:pPr>
        <w:pStyle w:val="Bibliography"/>
        <w:ind w:left="720" w:hanging="720"/>
      </w:pPr>
      <w:bookmarkStart w:id="42" w:name="ref-Hulson2011"/>
      <w:bookmarkEnd w:id="41"/>
      <w:proofErr w:type="spellStart"/>
      <w:r>
        <w:t>Hulson</w:t>
      </w:r>
      <w:proofErr w:type="spellEnd"/>
      <w:r>
        <w:t xml:space="preserve">, P.-J.F., </w:t>
      </w:r>
      <w:proofErr w:type="spellStart"/>
      <w:r>
        <w:t>Hanselman</w:t>
      </w:r>
      <w:proofErr w:type="spellEnd"/>
      <w:r>
        <w:t>, D.H., and Quinn, I., Terrance J. 2011. Effects of process and observation errors on effective sample size of fishery and survey age and length composition using variance ratio and likelihood methods. ICES Journal of Marine Science 68(7): 1548–1557.</w:t>
      </w:r>
    </w:p>
    <w:p w14:paraId="1660F560" w14:textId="77777777" w:rsidR="006F1877" w:rsidRDefault="005D50C1" w:rsidP="00AD3EC8">
      <w:pPr>
        <w:pStyle w:val="Bibliography"/>
        <w:ind w:left="720" w:hanging="720"/>
      </w:pPr>
      <w:bookmarkStart w:id="43" w:name="ref-Hulson2012"/>
      <w:bookmarkEnd w:id="42"/>
      <w:proofErr w:type="spellStart"/>
      <w:r>
        <w:t>Hulson</w:t>
      </w:r>
      <w:proofErr w:type="spellEnd"/>
      <w:r>
        <w:t xml:space="preserve">, P.-J.F., </w:t>
      </w:r>
      <w:proofErr w:type="spellStart"/>
      <w:r>
        <w:t>Hanselman</w:t>
      </w:r>
      <w:proofErr w:type="spellEnd"/>
      <w:r>
        <w:t>, D.H., and Quinn II, T.J. 2012. Determining effective sample size in integrated age-structured assessment models. ICES Journal of Marine Science 69: 281–292.</w:t>
      </w:r>
    </w:p>
    <w:p w14:paraId="20B21987" w14:textId="77777777" w:rsidR="006F1877" w:rsidRDefault="005D50C1" w:rsidP="00AD3EC8">
      <w:pPr>
        <w:pStyle w:val="Bibliography"/>
        <w:ind w:left="720" w:hanging="720"/>
      </w:pPr>
      <w:bookmarkStart w:id="44" w:name="ref-Hulson2017"/>
      <w:bookmarkEnd w:id="43"/>
      <w:proofErr w:type="spellStart"/>
      <w:r>
        <w:t>Hulson</w:t>
      </w:r>
      <w:proofErr w:type="spellEnd"/>
      <w:r>
        <w:t xml:space="preserve">, P.-J.F., </w:t>
      </w:r>
      <w:proofErr w:type="spellStart"/>
      <w:r>
        <w:t>Hanselman</w:t>
      </w:r>
      <w:proofErr w:type="spellEnd"/>
      <w:r>
        <w:t xml:space="preserve">, D.H., and </w:t>
      </w:r>
      <w:proofErr w:type="spellStart"/>
      <w:r>
        <w:t>Shotwell</w:t>
      </w:r>
      <w:proofErr w:type="spellEnd"/>
      <w:r>
        <w:t>, S.K. 2017. Investigations into the distribution of sample sizes for determining age composition of multiple species. Fishery Bulletin 115: 326–342.</w:t>
      </w:r>
    </w:p>
    <w:p w14:paraId="6B8A059D" w14:textId="77777777" w:rsidR="006F1877" w:rsidRDefault="005D50C1" w:rsidP="00AD3EC8">
      <w:pPr>
        <w:pStyle w:val="Bibliography"/>
        <w:ind w:left="720" w:hanging="720"/>
      </w:pPr>
      <w:bookmarkStart w:id="45" w:name="ref-Hulson2023b"/>
      <w:bookmarkEnd w:id="44"/>
      <w:proofErr w:type="spellStart"/>
      <w:r>
        <w:t>Hulson</w:t>
      </w:r>
      <w:proofErr w:type="spellEnd"/>
      <w:r>
        <w:t xml:space="preserve">, P.-J.F., Williams, B., </w:t>
      </w:r>
      <w:proofErr w:type="spellStart"/>
      <w:r>
        <w:t>Siskey</w:t>
      </w:r>
      <w:proofErr w:type="spellEnd"/>
      <w:r>
        <w:t>, M., Bryan, M., and Conner, J. in review. Bottom trawl survey age and length composition input sample sizes for stocks assessed with statistical catch-at-age assessment models at the Alaska Fisheries Science Center. U.S. Department of Commerce. NOAA Technical Memorandum.</w:t>
      </w:r>
    </w:p>
    <w:p w14:paraId="2906535E" w14:textId="77777777" w:rsidR="006F1877" w:rsidRDefault="005D50C1" w:rsidP="00AD3EC8">
      <w:pPr>
        <w:pStyle w:val="Bibliography"/>
        <w:ind w:left="720" w:hanging="720"/>
      </w:pPr>
      <w:bookmarkStart w:id="46" w:name="ref-ICES2020"/>
      <w:bookmarkEnd w:id="45"/>
      <w:r>
        <w:t>ICES. 2020. Workshop on unavoidable survey effort reduction (WKUSER). ICES Scientific Reports.</w:t>
      </w:r>
    </w:p>
    <w:p w14:paraId="72B91663" w14:textId="77777777" w:rsidR="006F1877" w:rsidRDefault="005D50C1" w:rsidP="00AD3EC8">
      <w:pPr>
        <w:pStyle w:val="Bibliography"/>
        <w:ind w:left="720" w:hanging="720"/>
      </w:pPr>
      <w:bookmarkStart w:id="47" w:name="ref-ICES2023"/>
      <w:bookmarkEnd w:id="46"/>
      <w:r>
        <w:t>ICES. 2023. Workshop on unavoidable survey effort reduction 2 (WKUSER). ICES Scientific Reports.</w:t>
      </w:r>
    </w:p>
    <w:p w14:paraId="419CBA9E" w14:textId="77777777" w:rsidR="006F1877" w:rsidRDefault="005D50C1" w:rsidP="00AD3EC8">
      <w:pPr>
        <w:pStyle w:val="Bibliography"/>
        <w:ind w:left="720" w:hanging="720"/>
      </w:pPr>
      <w:bookmarkStart w:id="48" w:name="ref-Lambert2017"/>
      <w:bookmarkEnd w:id="47"/>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S., Turner, S., and Miller, T. 2017. NOAA technical memorandum: Importance of age data collection for stock assessments: A US national perspective. Report from the otolith sampling size working group (OSSWG).</w:t>
      </w:r>
    </w:p>
    <w:p w14:paraId="34B0138B" w14:textId="77777777" w:rsidR="006F1877" w:rsidRDefault="005D50C1" w:rsidP="00AD3EC8">
      <w:pPr>
        <w:pStyle w:val="Bibliography"/>
        <w:ind w:left="720" w:hanging="720"/>
      </w:pPr>
      <w:bookmarkStart w:id="49" w:name="ref-Lauth2019"/>
      <w:bookmarkEnd w:id="48"/>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61EA94A9" w14:textId="77777777" w:rsidR="006F1877" w:rsidRDefault="005D50C1" w:rsidP="00AD3EC8">
      <w:pPr>
        <w:pStyle w:val="Bibliography"/>
        <w:ind w:left="720" w:hanging="720"/>
      </w:pPr>
      <w:bookmarkStart w:id="50" w:name="ref-Maunder2015"/>
      <w:bookmarkEnd w:id="49"/>
      <w:r>
        <w:t xml:space="preserve">Maunder, M.N., and </w:t>
      </w:r>
      <w:proofErr w:type="spellStart"/>
      <w:r>
        <w:t>Piner</w:t>
      </w:r>
      <w:proofErr w:type="spellEnd"/>
      <w:r>
        <w:t>, K.R. 2015. Contemporary fisheries stock assessment: Many issues still remain. ICES Journal of Marine Science 72(1): 7–18.</w:t>
      </w:r>
    </w:p>
    <w:p w14:paraId="7F55F713" w14:textId="77777777" w:rsidR="006F1877" w:rsidRDefault="005D50C1" w:rsidP="00AD3EC8">
      <w:pPr>
        <w:pStyle w:val="Bibliography"/>
        <w:ind w:left="720" w:hanging="720"/>
      </w:pPr>
      <w:bookmarkStart w:id="51" w:name="ref-Mcallister1997"/>
      <w:bookmarkEnd w:id="50"/>
      <w:r>
        <w:t xml:space="preserve">McAllister, M.K., and </w:t>
      </w:r>
      <w:proofErr w:type="spellStart"/>
      <w:r>
        <w:t>Ianelli</w:t>
      </w:r>
      <w:proofErr w:type="spellEnd"/>
      <w:r>
        <w:t>, J.N. 1997. Bayesian stock assessment using catch-age data and the sampling-importance resampling algorithm. Canadian Journal of Fisheries and Aquatic Sciences 54(2): 284–300.</w:t>
      </w:r>
    </w:p>
    <w:p w14:paraId="1FF49262" w14:textId="77777777" w:rsidR="006F1877" w:rsidRDefault="005D50C1" w:rsidP="00AD3EC8">
      <w:pPr>
        <w:pStyle w:val="Bibliography"/>
        <w:ind w:left="720" w:hanging="720"/>
      </w:pPr>
      <w:bookmarkStart w:id="52" w:name="ref-Miller2006"/>
      <w:bookmarkEnd w:id="51"/>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14:paraId="04A08475" w14:textId="77777777" w:rsidR="006F1877" w:rsidRDefault="005D50C1" w:rsidP="00AD3EC8">
      <w:pPr>
        <w:pStyle w:val="Bibliography"/>
        <w:ind w:left="720" w:hanging="720"/>
      </w:pPr>
      <w:bookmarkStart w:id="53" w:name="ref-Pennington2000"/>
      <w:bookmarkEnd w:id="52"/>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100(1): 74–80.</w:t>
      </w:r>
    </w:p>
    <w:p w14:paraId="1D064197" w14:textId="77777777" w:rsidR="006F1877" w:rsidRDefault="005D50C1" w:rsidP="00AD3EC8">
      <w:pPr>
        <w:pStyle w:val="Bibliography"/>
        <w:ind w:left="720" w:hanging="720"/>
      </w:pPr>
      <w:bookmarkStart w:id="54" w:name="ref-Prager2003"/>
      <w:bookmarkEnd w:id="53"/>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14:paraId="140F0378" w14:textId="77777777" w:rsidR="006F1877" w:rsidRDefault="005D50C1" w:rsidP="00AD3EC8">
      <w:pPr>
        <w:pStyle w:val="Bibliography"/>
        <w:ind w:left="720" w:hanging="720"/>
      </w:pPr>
      <w:bookmarkStart w:id="55" w:name="ref-Punt2013"/>
      <w:bookmarkEnd w:id="54"/>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w:t>
      </w:r>
    </w:p>
    <w:p w14:paraId="1F04BC42" w14:textId="77777777" w:rsidR="006F1877" w:rsidRDefault="005D50C1" w:rsidP="00AD3EC8">
      <w:pPr>
        <w:pStyle w:val="Bibliography"/>
        <w:ind w:left="720" w:hanging="720"/>
      </w:pPr>
      <w:bookmarkStart w:id="56" w:name="ref-QuinnDeriso1999"/>
      <w:bookmarkEnd w:id="55"/>
      <w:r>
        <w:t xml:space="preserve">Quinn, T., and </w:t>
      </w:r>
      <w:proofErr w:type="spellStart"/>
      <w:r>
        <w:t>Deriso</w:t>
      </w:r>
      <w:proofErr w:type="spellEnd"/>
      <w:r>
        <w:t>, R. 1999. Quantitative Fish Dynamics. Oxford University Press, New York, NY.</w:t>
      </w:r>
    </w:p>
    <w:p w14:paraId="13B6E328" w14:textId="77777777" w:rsidR="006F1877" w:rsidRDefault="005D50C1" w:rsidP="00AD3EC8">
      <w:pPr>
        <w:pStyle w:val="Bibliography"/>
        <w:ind w:left="720" w:hanging="720"/>
      </w:pPr>
      <w:bookmarkStart w:id="57" w:name="ref-Rcore"/>
      <w:bookmarkEnd w:id="56"/>
      <w:r>
        <w:t xml:space="preserve">R Core Team. 2022. R: A Language and Environment for Statistical Computing. R Foundation for Statistical Computing, Vienna, Austria. </w:t>
      </w:r>
      <w:r w:rsidRPr="00AD3EC8">
        <w:t xml:space="preserve">Available from </w:t>
      </w:r>
      <w:hyperlink r:id="rId13">
        <w:r w:rsidRPr="00AD3EC8">
          <w:rPr>
            <w:rStyle w:val="Hyperlink"/>
            <w:color w:val="auto"/>
          </w:rPr>
          <w:t>https://www.R-project.org/</w:t>
        </w:r>
      </w:hyperlink>
      <w:r w:rsidRPr="00AD3EC8">
        <w:t>.</w:t>
      </w:r>
    </w:p>
    <w:p w14:paraId="6A352B54" w14:textId="77777777" w:rsidR="006F1877" w:rsidRDefault="005D50C1" w:rsidP="00AD3EC8">
      <w:pPr>
        <w:pStyle w:val="Bibliography"/>
        <w:ind w:left="720" w:hanging="720"/>
      </w:pPr>
      <w:bookmarkStart w:id="58" w:name="ref-Siskey2023"/>
      <w:bookmarkEnd w:id="57"/>
      <w:proofErr w:type="spellStart"/>
      <w:r>
        <w:lastRenderedPageBreak/>
        <w:t>Siskey</w:t>
      </w:r>
      <w:proofErr w:type="spellEnd"/>
      <w:r>
        <w:t xml:space="preserve">, M.R., Punt, A.E., </w:t>
      </w:r>
      <w:proofErr w:type="spellStart"/>
      <w:r>
        <w:t>Hulson</w:t>
      </w:r>
      <w:proofErr w:type="spellEnd"/>
      <w:r>
        <w:t xml:space="preserve">, P.-J.F., Bryan, M.D., </w:t>
      </w:r>
      <w:proofErr w:type="spellStart"/>
      <w:r>
        <w:t>Ianelli</w:t>
      </w:r>
      <w:proofErr w:type="spellEnd"/>
      <w:r>
        <w:t>, J.N., and Thorson, J.T. 2023. The estimated impact of changes to otolith field-sampling and ageing effort on stock assessment inputs, outputs, and catch advice. Canadian Journal of Fisheries and Aquatic Sciences 80(1): 115–131.</w:t>
      </w:r>
    </w:p>
    <w:p w14:paraId="14CC1F64" w14:textId="77777777" w:rsidR="006F1877" w:rsidRDefault="005D50C1" w:rsidP="00AD3EC8">
      <w:pPr>
        <w:pStyle w:val="Bibliography"/>
        <w:ind w:left="720" w:hanging="720"/>
      </w:pPr>
      <w:bookmarkStart w:id="59" w:name="ref-Stauffer2004"/>
      <w:bookmarkEnd w:id="58"/>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75DD0C0D" w14:textId="77777777" w:rsidR="006F1877" w:rsidRDefault="005D50C1" w:rsidP="00AD3EC8">
      <w:pPr>
        <w:pStyle w:val="Bibliography"/>
        <w:ind w:left="720" w:hanging="720"/>
      </w:pPr>
      <w:bookmarkStart w:id="60" w:name="ref-Stewart2014"/>
      <w:bookmarkEnd w:id="59"/>
      <w:r>
        <w:t>Stewart, I.J., and Hamel, O.S. 2014. Bootstrapping of sample sizes for length-or age-composition data used in stock assessments. Canadian Journal of Fisheries and Aquatic Sciences 71(4): 581–588.</w:t>
      </w:r>
    </w:p>
    <w:p w14:paraId="3C244EED" w14:textId="77777777" w:rsidR="006F1877" w:rsidRDefault="005D50C1" w:rsidP="00AD3EC8">
      <w:pPr>
        <w:pStyle w:val="Bibliography"/>
        <w:ind w:left="720" w:hanging="720"/>
      </w:pPr>
      <w:bookmarkStart w:id="61" w:name="ref-Thorson2014"/>
      <w:bookmarkEnd w:id="60"/>
      <w:r>
        <w:t>Thorson, J.T. 2014. Standardizing compositional data for stock assessment. ICES Journal of Marine Science 71(5): 1117–1128.</w:t>
      </w:r>
    </w:p>
    <w:p w14:paraId="57F4ABD8" w14:textId="77777777" w:rsidR="006F1877" w:rsidRDefault="005D50C1" w:rsidP="00AD3EC8">
      <w:pPr>
        <w:pStyle w:val="Bibliography"/>
        <w:ind w:left="720" w:hanging="720"/>
      </w:pPr>
      <w:bookmarkStart w:id="62" w:name="ref-Thorson2017"/>
      <w:bookmarkEnd w:id="61"/>
      <w:r>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-multinomial distribution. Fisheries Research 192: 84–93.</w:t>
      </w:r>
    </w:p>
    <w:p w14:paraId="60715DD3" w14:textId="77777777" w:rsidR="006F1877" w:rsidRDefault="005D50C1" w:rsidP="00AD3EC8">
      <w:pPr>
        <w:pStyle w:val="Bibliography"/>
        <w:ind w:left="720" w:hanging="720"/>
      </w:pPr>
      <w:bookmarkStart w:id="63" w:name="ref-vonSzalay2018"/>
      <w:bookmarkEnd w:id="62"/>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7829581E" w14:textId="77777777" w:rsidR="006F1877" w:rsidRDefault="005D50C1" w:rsidP="00AD3EC8">
      <w:pPr>
        <w:pStyle w:val="Bibliography"/>
        <w:ind w:left="720" w:hanging="720"/>
      </w:pPr>
      <w:bookmarkStart w:id="64" w:name="ref-vonSzalay2017"/>
      <w:bookmarkEnd w:id="63"/>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65266963" w14:textId="77777777" w:rsidR="006F1877" w:rsidRDefault="005D50C1" w:rsidP="00AD3EC8">
      <w:pPr>
        <w:pStyle w:val="Bibliography"/>
        <w:ind w:left="720" w:hanging="720"/>
      </w:pPr>
      <w:bookmarkStart w:id="65" w:name="ref-Xu2020"/>
      <w:bookmarkEnd w:id="64"/>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p w14:paraId="0DA5E9CA" w14:textId="77777777" w:rsidR="006F1877" w:rsidRDefault="005D50C1" w:rsidP="00AD3EC8">
      <w:pPr>
        <w:pStyle w:val="Bibliography"/>
        <w:ind w:left="720" w:hanging="720"/>
      </w:pPr>
      <w:bookmarkStart w:id="66" w:name="ref-Zimmermann2009"/>
      <w:bookmarkEnd w:id="65"/>
      <w:r>
        <w:t xml:space="preserve">Zimmermann, M., Dew, C.B., and </w:t>
      </w:r>
      <w:proofErr w:type="spellStart"/>
      <w:r>
        <w:t>Malley</w:t>
      </w:r>
      <w:proofErr w:type="spellEnd"/>
      <w:r>
        <w:t xml:space="preserve">,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1.</w:t>
      </w:r>
    </w:p>
    <w:bookmarkEnd w:id="38"/>
    <w:bookmarkEnd w:id="66"/>
    <w:p w14:paraId="3106904C" w14:textId="77777777" w:rsidR="006F1877" w:rsidRDefault="005D50C1">
      <w:r>
        <w:br w:type="page"/>
      </w:r>
    </w:p>
    <w:p w14:paraId="63DA8A00" w14:textId="77777777" w:rsidR="006F1877" w:rsidRDefault="005D50C1">
      <w:pPr>
        <w:pStyle w:val="Heading1"/>
      </w:pPr>
      <w:bookmarkStart w:id="67" w:name="tables"/>
      <w:bookmarkEnd w:id="36"/>
      <w:r>
        <w:lastRenderedPageBreak/>
        <w:t>Tables</w:t>
      </w:r>
    </w:p>
    <w:p w14:paraId="51ED0C66" w14:textId="77777777" w:rsidR="006F1877" w:rsidRPr="00AD3EC8" w:rsidRDefault="005D50C1">
      <w:pPr>
        <w:pStyle w:val="TableCaption"/>
        <w:rPr>
          <w:i w:val="0"/>
        </w:rPr>
      </w:pPr>
      <w:r w:rsidRPr="00AD3EC8">
        <w:rPr>
          <w:i w:val="0"/>
        </w:rP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14:paraId="24333261" w14:textId="77777777" w:rsidTr="006B13FE">
        <w:trPr>
          <w:trHeight w:val="144"/>
          <w:tblHeader/>
        </w:trPr>
        <w:tc>
          <w:tcPr>
            <w:tcW w:w="963" w:type="pct"/>
            <w:tcBorders>
              <w:bottom w:val="single" w:sz="4" w:space="0" w:color="auto"/>
            </w:tcBorders>
          </w:tcPr>
          <w:p w14:paraId="0E017C33" w14:textId="77777777" w:rsidR="006F1877" w:rsidRDefault="005D50C1">
            <w:pPr>
              <w:pStyle w:val="Compact"/>
            </w:pPr>
            <w:r>
              <w:t>Stock</w:t>
            </w:r>
          </w:p>
        </w:tc>
        <w:tc>
          <w:tcPr>
            <w:tcW w:w="1249" w:type="pct"/>
            <w:tcBorders>
              <w:bottom w:val="single" w:sz="4" w:space="0" w:color="auto"/>
            </w:tcBorders>
          </w:tcPr>
          <w:p w14:paraId="6A066D84" w14:textId="77777777" w:rsidR="006F1877" w:rsidRDefault="005D50C1">
            <w:pPr>
              <w:pStyle w:val="Compact"/>
            </w:pPr>
            <w:r>
              <w:t>Scientific name</w:t>
            </w:r>
          </w:p>
        </w:tc>
        <w:tc>
          <w:tcPr>
            <w:tcW w:w="913" w:type="pct"/>
            <w:tcBorders>
              <w:bottom w:val="single" w:sz="4" w:space="0" w:color="auto"/>
            </w:tcBorders>
          </w:tcPr>
          <w:p w14:paraId="13A45B9D" w14:textId="77777777" w:rsidR="006F1877" w:rsidRDefault="005D50C1">
            <w:pPr>
              <w:pStyle w:val="Compact"/>
              <w:jc w:val="center"/>
            </w:pPr>
            <w:r>
              <w:t>AI</w:t>
            </w:r>
          </w:p>
        </w:tc>
        <w:tc>
          <w:tcPr>
            <w:tcW w:w="964" w:type="pct"/>
            <w:tcBorders>
              <w:bottom w:val="single" w:sz="4" w:space="0" w:color="auto"/>
            </w:tcBorders>
          </w:tcPr>
          <w:p w14:paraId="235B56C6" w14:textId="77777777" w:rsidR="006F1877" w:rsidRDefault="005D50C1">
            <w:pPr>
              <w:pStyle w:val="Compact"/>
              <w:jc w:val="center"/>
            </w:pPr>
            <w:r>
              <w:t>EBS</w:t>
            </w:r>
          </w:p>
        </w:tc>
        <w:tc>
          <w:tcPr>
            <w:tcW w:w="911" w:type="pct"/>
            <w:tcBorders>
              <w:bottom w:val="single" w:sz="4" w:space="0" w:color="auto"/>
            </w:tcBorders>
          </w:tcPr>
          <w:p w14:paraId="021CC160" w14:textId="77777777" w:rsidR="006F1877" w:rsidRDefault="005D50C1">
            <w:pPr>
              <w:pStyle w:val="Compact"/>
              <w:jc w:val="center"/>
            </w:pPr>
            <w:r>
              <w:t>GOA</w:t>
            </w:r>
          </w:p>
        </w:tc>
      </w:tr>
      <w:tr w:rsidR="006F1877" w14:paraId="6725902D" w14:textId="77777777" w:rsidTr="006B13FE">
        <w:trPr>
          <w:trHeight w:val="20"/>
        </w:trPr>
        <w:tc>
          <w:tcPr>
            <w:tcW w:w="963" w:type="pct"/>
            <w:tcBorders>
              <w:top w:val="single" w:sz="4" w:space="0" w:color="auto"/>
            </w:tcBorders>
          </w:tcPr>
          <w:p w14:paraId="5B20770D" w14:textId="77777777" w:rsidR="006F1877" w:rsidRDefault="005D50C1" w:rsidP="006B13FE">
            <w:pPr>
              <w:pStyle w:val="Compact"/>
              <w:spacing w:before="0"/>
            </w:pPr>
            <w:r>
              <w:t>Alaska plaice (f)</w:t>
            </w:r>
          </w:p>
        </w:tc>
        <w:tc>
          <w:tcPr>
            <w:tcW w:w="1249" w:type="pct"/>
            <w:tcBorders>
              <w:top w:val="single" w:sz="4" w:space="0" w:color="auto"/>
            </w:tcBorders>
          </w:tcPr>
          <w:p w14:paraId="078406F7" w14:textId="77777777" w:rsidR="006F1877" w:rsidRPr="006B13FE" w:rsidRDefault="005D50C1" w:rsidP="006B13FE">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F0BF204" w14:textId="77777777" w:rsidR="006F1877" w:rsidRDefault="005D50C1" w:rsidP="006B13FE">
            <w:pPr>
              <w:pStyle w:val="Compact"/>
              <w:spacing w:before="0"/>
              <w:jc w:val="center"/>
            </w:pPr>
            <w:r>
              <w:t>–</w:t>
            </w:r>
          </w:p>
        </w:tc>
        <w:tc>
          <w:tcPr>
            <w:tcW w:w="964" w:type="pct"/>
            <w:tcBorders>
              <w:top w:val="single" w:sz="4" w:space="0" w:color="auto"/>
            </w:tcBorders>
          </w:tcPr>
          <w:p w14:paraId="38507DD0" w14:textId="77777777" w:rsidR="006F1877" w:rsidRDefault="005D50C1" w:rsidP="006B13FE">
            <w:pPr>
              <w:pStyle w:val="Compact"/>
              <w:spacing w:before="0"/>
              <w:jc w:val="center"/>
            </w:pPr>
            <w:r>
              <w:t>10,486 (327)</w:t>
            </w:r>
          </w:p>
        </w:tc>
        <w:tc>
          <w:tcPr>
            <w:tcW w:w="911" w:type="pct"/>
            <w:tcBorders>
              <w:top w:val="single" w:sz="4" w:space="0" w:color="auto"/>
            </w:tcBorders>
          </w:tcPr>
          <w:p w14:paraId="02F75FDF" w14:textId="77777777" w:rsidR="006F1877" w:rsidRDefault="005D50C1" w:rsidP="006B13FE">
            <w:pPr>
              <w:pStyle w:val="Compact"/>
              <w:spacing w:before="0"/>
              <w:jc w:val="center"/>
            </w:pPr>
            <w:r>
              <w:t>–</w:t>
            </w:r>
          </w:p>
        </w:tc>
      </w:tr>
      <w:tr w:rsidR="006F1877" w14:paraId="36CF400E" w14:textId="77777777" w:rsidTr="006B13FE">
        <w:trPr>
          <w:trHeight w:val="20"/>
        </w:trPr>
        <w:tc>
          <w:tcPr>
            <w:tcW w:w="963" w:type="pct"/>
          </w:tcPr>
          <w:p w14:paraId="271907F6" w14:textId="77777777" w:rsidR="006F1877" w:rsidRDefault="005D50C1" w:rsidP="006B13FE">
            <w:pPr>
              <w:pStyle w:val="Compact"/>
              <w:spacing w:before="0"/>
            </w:pPr>
            <w:proofErr w:type="spellStart"/>
            <w:r>
              <w:t>arrowtooth</w:t>
            </w:r>
            <w:proofErr w:type="spellEnd"/>
            <w:r>
              <w:t xml:space="preserve"> flounder (f)</w:t>
            </w:r>
          </w:p>
        </w:tc>
        <w:tc>
          <w:tcPr>
            <w:tcW w:w="1249" w:type="pct"/>
          </w:tcPr>
          <w:p w14:paraId="06532B48" w14:textId="77777777" w:rsidR="006F1877" w:rsidRPr="006B13FE" w:rsidRDefault="005D50C1" w:rsidP="006B13FE">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3FB02480" w14:textId="77777777" w:rsidR="006F1877" w:rsidRDefault="005D50C1" w:rsidP="006B13FE">
            <w:pPr>
              <w:pStyle w:val="Compact"/>
              <w:spacing w:before="0"/>
              <w:jc w:val="center"/>
            </w:pPr>
            <w:r>
              <w:t>9,868 (460)</w:t>
            </w:r>
          </w:p>
        </w:tc>
        <w:tc>
          <w:tcPr>
            <w:tcW w:w="964" w:type="pct"/>
          </w:tcPr>
          <w:p w14:paraId="637516F1" w14:textId="77777777" w:rsidR="006F1877" w:rsidRDefault="005D50C1" w:rsidP="006B13FE">
            <w:pPr>
              <w:pStyle w:val="Compact"/>
              <w:spacing w:before="0"/>
              <w:jc w:val="center"/>
            </w:pPr>
            <w:r>
              <w:t>14,928 (702)</w:t>
            </w:r>
          </w:p>
        </w:tc>
        <w:tc>
          <w:tcPr>
            <w:tcW w:w="911" w:type="pct"/>
          </w:tcPr>
          <w:p w14:paraId="1DFE1097" w14:textId="77777777" w:rsidR="006F1877" w:rsidRDefault="005D50C1" w:rsidP="006B13FE">
            <w:pPr>
              <w:pStyle w:val="Compact"/>
              <w:spacing w:before="0"/>
              <w:jc w:val="center"/>
            </w:pPr>
            <w:r>
              <w:t>36,842 (597)</w:t>
            </w:r>
          </w:p>
        </w:tc>
      </w:tr>
      <w:tr w:rsidR="006F1877" w14:paraId="3049116C" w14:textId="77777777" w:rsidTr="006B13FE">
        <w:trPr>
          <w:trHeight w:val="20"/>
        </w:trPr>
        <w:tc>
          <w:tcPr>
            <w:tcW w:w="963" w:type="pct"/>
          </w:tcPr>
          <w:p w14:paraId="47D932B3" w14:textId="77777777" w:rsidR="006F1877" w:rsidRDefault="005D50C1" w:rsidP="006B13FE">
            <w:pPr>
              <w:pStyle w:val="Compact"/>
              <w:spacing w:before="0"/>
            </w:pPr>
            <w:r>
              <w:t>Atka mackerel (o)</w:t>
            </w:r>
          </w:p>
        </w:tc>
        <w:tc>
          <w:tcPr>
            <w:tcW w:w="1249" w:type="pct"/>
          </w:tcPr>
          <w:p w14:paraId="727AE028" w14:textId="77777777" w:rsidR="006F1877" w:rsidRPr="006B13FE" w:rsidRDefault="005D50C1" w:rsidP="006B13FE">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6EF64448" w14:textId="77777777" w:rsidR="006F1877" w:rsidRDefault="005D50C1" w:rsidP="006B13FE">
            <w:pPr>
              <w:pStyle w:val="Compact"/>
              <w:spacing w:before="0"/>
              <w:jc w:val="center"/>
            </w:pPr>
            <w:r>
              <w:t>7,888 (610)</w:t>
            </w:r>
          </w:p>
        </w:tc>
        <w:tc>
          <w:tcPr>
            <w:tcW w:w="964" w:type="pct"/>
          </w:tcPr>
          <w:p w14:paraId="78A671C4" w14:textId="77777777" w:rsidR="006F1877" w:rsidRDefault="005D50C1" w:rsidP="006B13FE">
            <w:pPr>
              <w:pStyle w:val="Compact"/>
              <w:spacing w:before="0"/>
              <w:jc w:val="center"/>
            </w:pPr>
            <w:r>
              <w:t>–</w:t>
            </w:r>
          </w:p>
        </w:tc>
        <w:tc>
          <w:tcPr>
            <w:tcW w:w="911" w:type="pct"/>
          </w:tcPr>
          <w:p w14:paraId="246776E6" w14:textId="77777777" w:rsidR="006F1877" w:rsidRDefault="005D50C1" w:rsidP="006B13FE">
            <w:pPr>
              <w:pStyle w:val="Compact"/>
              <w:spacing w:before="0"/>
              <w:jc w:val="center"/>
            </w:pPr>
            <w:r>
              <w:t>–</w:t>
            </w:r>
          </w:p>
        </w:tc>
      </w:tr>
      <w:tr w:rsidR="006F1877" w14:paraId="27D3CB88" w14:textId="77777777" w:rsidTr="006B13FE">
        <w:trPr>
          <w:trHeight w:val="20"/>
        </w:trPr>
        <w:tc>
          <w:tcPr>
            <w:tcW w:w="963" w:type="pct"/>
          </w:tcPr>
          <w:p w14:paraId="7E2E3B17" w14:textId="77777777" w:rsidR="006F1877" w:rsidRDefault="005D50C1" w:rsidP="006B13FE">
            <w:pPr>
              <w:pStyle w:val="Compact"/>
              <w:spacing w:before="0"/>
            </w:pPr>
            <w:r>
              <w:t>flathead sole (f)</w:t>
            </w:r>
          </w:p>
        </w:tc>
        <w:tc>
          <w:tcPr>
            <w:tcW w:w="1249" w:type="pct"/>
          </w:tcPr>
          <w:p w14:paraId="4E9DDFE9" w14:textId="77777777" w:rsidR="006F1877" w:rsidRPr="006B13FE" w:rsidRDefault="005D50C1" w:rsidP="006B13FE">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19A3BF8B" w14:textId="77777777" w:rsidR="006F1877" w:rsidRDefault="005D50C1" w:rsidP="006B13FE">
            <w:pPr>
              <w:pStyle w:val="Compact"/>
              <w:spacing w:before="0"/>
              <w:jc w:val="center"/>
            </w:pPr>
            <w:r>
              <w:t>4,602 (0)</w:t>
            </w:r>
          </w:p>
        </w:tc>
        <w:tc>
          <w:tcPr>
            <w:tcW w:w="964" w:type="pct"/>
          </w:tcPr>
          <w:p w14:paraId="39F7FF6E" w14:textId="77777777" w:rsidR="006F1877" w:rsidRDefault="005D50C1" w:rsidP="006B13FE">
            <w:pPr>
              <w:pStyle w:val="Compact"/>
              <w:spacing w:before="0"/>
              <w:jc w:val="center"/>
            </w:pPr>
            <w:r>
              <w:t>22,356 (810)</w:t>
            </w:r>
          </w:p>
        </w:tc>
        <w:tc>
          <w:tcPr>
            <w:tcW w:w="911" w:type="pct"/>
          </w:tcPr>
          <w:p w14:paraId="7A0EE0D2" w14:textId="77777777" w:rsidR="006F1877" w:rsidRDefault="005D50C1" w:rsidP="006B13FE">
            <w:pPr>
              <w:pStyle w:val="Compact"/>
              <w:spacing w:before="0"/>
              <w:jc w:val="center"/>
            </w:pPr>
            <w:r>
              <w:t>15,233 (225)</w:t>
            </w:r>
          </w:p>
        </w:tc>
      </w:tr>
      <w:tr w:rsidR="006F1877" w14:paraId="33173414" w14:textId="77777777" w:rsidTr="006B13FE">
        <w:trPr>
          <w:trHeight w:val="20"/>
        </w:trPr>
        <w:tc>
          <w:tcPr>
            <w:tcW w:w="963" w:type="pct"/>
          </w:tcPr>
          <w:p w14:paraId="0333E1F9" w14:textId="77777777" w:rsidR="006F1877" w:rsidRDefault="005D50C1" w:rsidP="006B13FE">
            <w:pPr>
              <w:pStyle w:val="Compact"/>
              <w:spacing w:before="0"/>
            </w:pPr>
            <w:r>
              <w:t>northern rock sole (f)</w:t>
            </w:r>
          </w:p>
        </w:tc>
        <w:tc>
          <w:tcPr>
            <w:tcW w:w="1249" w:type="pct"/>
          </w:tcPr>
          <w:p w14:paraId="7870BE75"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184786C5" w14:textId="77777777" w:rsidR="006F1877" w:rsidRDefault="005D50C1" w:rsidP="006B13FE">
            <w:pPr>
              <w:pStyle w:val="Compact"/>
              <w:spacing w:before="0"/>
              <w:jc w:val="center"/>
            </w:pPr>
            <w:r>
              <w:t>10,754 (0)</w:t>
            </w:r>
          </w:p>
        </w:tc>
        <w:tc>
          <w:tcPr>
            <w:tcW w:w="964" w:type="pct"/>
          </w:tcPr>
          <w:p w14:paraId="0B09EC24" w14:textId="77777777" w:rsidR="006F1877" w:rsidRDefault="005D50C1" w:rsidP="006B13FE">
            <w:pPr>
              <w:pStyle w:val="Compact"/>
              <w:spacing w:before="0"/>
              <w:jc w:val="center"/>
            </w:pPr>
            <w:r>
              <w:t>24,698 (584)</w:t>
            </w:r>
          </w:p>
        </w:tc>
        <w:tc>
          <w:tcPr>
            <w:tcW w:w="911" w:type="pct"/>
          </w:tcPr>
          <w:p w14:paraId="16B4D9E0" w14:textId="77777777" w:rsidR="006F1877" w:rsidRDefault="005D50C1" w:rsidP="006B13FE">
            <w:pPr>
              <w:pStyle w:val="Compact"/>
              <w:spacing w:before="0"/>
              <w:jc w:val="center"/>
            </w:pPr>
            <w:r>
              <w:t>3,685 (197)</w:t>
            </w:r>
          </w:p>
        </w:tc>
      </w:tr>
      <w:tr w:rsidR="006F1877" w14:paraId="5AB94477" w14:textId="77777777" w:rsidTr="006B13FE">
        <w:trPr>
          <w:trHeight w:val="20"/>
        </w:trPr>
        <w:tc>
          <w:tcPr>
            <w:tcW w:w="963" w:type="pct"/>
          </w:tcPr>
          <w:p w14:paraId="1C35A49B" w14:textId="77777777" w:rsidR="006F1877" w:rsidRDefault="005D50C1" w:rsidP="006B13FE">
            <w:pPr>
              <w:pStyle w:val="Compact"/>
              <w:spacing w:before="0"/>
            </w:pPr>
            <w:r>
              <w:t>northern rockfish (r)</w:t>
            </w:r>
          </w:p>
        </w:tc>
        <w:tc>
          <w:tcPr>
            <w:tcW w:w="1249" w:type="pct"/>
          </w:tcPr>
          <w:p w14:paraId="50F890C5" w14:textId="77777777" w:rsidR="006F1877" w:rsidRPr="006B13FE" w:rsidRDefault="005D50C1" w:rsidP="006B13FE">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6AD6B3D3" w14:textId="77777777" w:rsidR="006F1877" w:rsidRDefault="005D50C1" w:rsidP="006B13FE">
            <w:pPr>
              <w:pStyle w:val="Compact"/>
              <w:spacing w:before="0"/>
              <w:jc w:val="center"/>
            </w:pPr>
            <w:r>
              <w:t>14,928 (571)</w:t>
            </w:r>
          </w:p>
        </w:tc>
        <w:tc>
          <w:tcPr>
            <w:tcW w:w="964" w:type="pct"/>
          </w:tcPr>
          <w:p w14:paraId="49BD92D3" w14:textId="77777777" w:rsidR="006F1877" w:rsidRDefault="005D50C1" w:rsidP="006B13FE">
            <w:pPr>
              <w:pStyle w:val="Compact"/>
              <w:spacing w:before="0"/>
              <w:jc w:val="center"/>
            </w:pPr>
            <w:r>
              <w:t>–</w:t>
            </w:r>
          </w:p>
        </w:tc>
        <w:tc>
          <w:tcPr>
            <w:tcW w:w="911" w:type="pct"/>
          </w:tcPr>
          <w:p w14:paraId="08B67528" w14:textId="77777777" w:rsidR="006F1877" w:rsidRDefault="005D50C1" w:rsidP="006B13FE">
            <w:pPr>
              <w:pStyle w:val="Compact"/>
              <w:spacing w:before="0"/>
              <w:jc w:val="center"/>
            </w:pPr>
            <w:r>
              <w:t>2,298 (447)</w:t>
            </w:r>
          </w:p>
        </w:tc>
      </w:tr>
      <w:tr w:rsidR="006F1877" w14:paraId="1F47876F" w14:textId="77777777" w:rsidTr="006B13FE">
        <w:trPr>
          <w:trHeight w:val="20"/>
        </w:trPr>
        <w:tc>
          <w:tcPr>
            <w:tcW w:w="963" w:type="pct"/>
          </w:tcPr>
          <w:p w14:paraId="10846745" w14:textId="77777777" w:rsidR="006F1877" w:rsidRDefault="005D50C1" w:rsidP="006B13FE">
            <w:pPr>
              <w:pStyle w:val="Compact"/>
              <w:spacing w:before="0"/>
            </w:pPr>
            <w:r>
              <w:t>Pacific cod (g)</w:t>
            </w:r>
          </w:p>
        </w:tc>
        <w:tc>
          <w:tcPr>
            <w:tcW w:w="1249" w:type="pct"/>
          </w:tcPr>
          <w:p w14:paraId="427A73F8"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6EBFC9E2" w14:textId="77777777" w:rsidR="006F1877" w:rsidRDefault="005D50C1" w:rsidP="006B13FE">
            <w:pPr>
              <w:pStyle w:val="Compact"/>
              <w:spacing w:before="0"/>
              <w:jc w:val="center"/>
            </w:pPr>
            <w:r>
              <w:t>5,723 (604)</w:t>
            </w:r>
          </w:p>
        </w:tc>
        <w:tc>
          <w:tcPr>
            <w:tcW w:w="964" w:type="pct"/>
          </w:tcPr>
          <w:p w14:paraId="4EB0C64E" w14:textId="77777777" w:rsidR="006F1877" w:rsidRDefault="005D50C1" w:rsidP="006B13FE">
            <w:pPr>
              <w:pStyle w:val="Compact"/>
              <w:spacing w:before="0"/>
              <w:jc w:val="center"/>
            </w:pPr>
            <w:r>
              <w:t>11,477 (1,449)</w:t>
            </w:r>
          </w:p>
        </w:tc>
        <w:tc>
          <w:tcPr>
            <w:tcW w:w="911" w:type="pct"/>
          </w:tcPr>
          <w:p w14:paraId="6EB48B0E" w14:textId="77777777" w:rsidR="006F1877" w:rsidRDefault="005D50C1" w:rsidP="006B13FE">
            <w:pPr>
              <w:pStyle w:val="Compact"/>
              <w:spacing w:before="0"/>
              <w:jc w:val="center"/>
            </w:pPr>
            <w:r>
              <w:t>3,452 (464)</w:t>
            </w:r>
          </w:p>
        </w:tc>
      </w:tr>
      <w:tr w:rsidR="006F1877" w14:paraId="5F8EAA88" w14:textId="77777777" w:rsidTr="006B13FE">
        <w:trPr>
          <w:trHeight w:val="20"/>
        </w:trPr>
        <w:tc>
          <w:tcPr>
            <w:tcW w:w="963" w:type="pct"/>
          </w:tcPr>
          <w:p w14:paraId="16235DCE" w14:textId="77777777" w:rsidR="006F1877" w:rsidRDefault="005D50C1" w:rsidP="006B13FE">
            <w:pPr>
              <w:pStyle w:val="Compact"/>
              <w:spacing w:before="0"/>
            </w:pPr>
            <w:r>
              <w:t>Pacific ocean perch (r)</w:t>
            </w:r>
          </w:p>
        </w:tc>
        <w:tc>
          <w:tcPr>
            <w:tcW w:w="1249" w:type="pct"/>
          </w:tcPr>
          <w:p w14:paraId="65D26F51" w14:textId="77777777" w:rsidR="006F1877" w:rsidRPr="006B13FE" w:rsidRDefault="005D50C1" w:rsidP="006B13FE">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55055B34" w14:textId="77777777" w:rsidR="006F1877" w:rsidRDefault="005D50C1" w:rsidP="006B13FE">
            <w:pPr>
              <w:pStyle w:val="Compact"/>
              <w:spacing w:before="0"/>
              <w:jc w:val="center"/>
            </w:pPr>
            <w:r>
              <w:t>3,2491 (1,019)</w:t>
            </w:r>
          </w:p>
        </w:tc>
        <w:tc>
          <w:tcPr>
            <w:tcW w:w="964" w:type="pct"/>
          </w:tcPr>
          <w:p w14:paraId="4988BF7E" w14:textId="77777777" w:rsidR="006F1877" w:rsidRDefault="005D50C1" w:rsidP="006B13FE">
            <w:pPr>
              <w:pStyle w:val="Compact"/>
              <w:spacing w:before="0"/>
              <w:jc w:val="center"/>
            </w:pPr>
            <w:r>
              <w:t>–</w:t>
            </w:r>
          </w:p>
        </w:tc>
        <w:tc>
          <w:tcPr>
            <w:tcW w:w="911" w:type="pct"/>
          </w:tcPr>
          <w:p w14:paraId="1E272A4E" w14:textId="77777777" w:rsidR="006F1877" w:rsidRDefault="005D50C1" w:rsidP="006B13FE">
            <w:pPr>
              <w:pStyle w:val="Compact"/>
              <w:spacing w:before="0"/>
              <w:jc w:val="center"/>
            </w:pPr>
            <w:r>
              <w:t>23,319 (1,150)</w:t>
            </w:r>
          </w:p>
        </w:tc>
      </w:tr>
      <w:tr w:rsidR="006F1877" w14:paraId="16A5834B" w14:textId="77777777" w:rsidTr="006B13FE">
        <w:trPr>
          <w:trHeight w:val="20"/>
        </w:trPr>
        <w:tc>
          <w:tcPr>
            <w:tcW w:w="963" w:type="pct"/>
          </w:tcPr>
          <w:p w14:paraId="7F310615" w14:textId="77777777" w:rsidR="006F1877" w:rsidRDefault="005D50C1" w:rsidP="006B13FE">
            <w:pPr>
              <w:pStyle w:val="Compact"/>
              <w:spacing w:before="0"/>
            </w:pPr>
            <w:r>
              <w:t>rex sole (f)</w:t>
            </w:r>
          </w:p>
        </w:tc>
        <w:tc>
          <w:tcPr>
            <w:tcW w:w="1249" w:type="pct"/>
          </w:tcPr>
          <w:p w14:paraId="16C35C4D" w14:textId="77777777" w:rsidR="006F1877" w:rsidRPr="006B13FE" w:rsidRDefault="005D50C1" w:rsidP="006B13FE">
            <w:pPr>
              <w:pStyle w:val="Compact"/>
              <w:spacing w:before="0"/>
              <w:rPr>
                <w:i/>
              </w:rPr>
            </w:pPr>
            <w:proofErr w:type="spellStart"/>
            <w:r w:rsidRPr="006B13FE">
              <w:rPr>
                <w:i/>
              </w:rPr>
              <w:t>Glyptocephalus</w:t>
            </w:r>
            <w:proofErr w:type="spellEnd"/>
          </w:p>
        </w:tc>
        <w:tc>
          <w:tcPr>
            <w:tcW w:w="913" w:type="pct"/>
          </w:tcPr>
          <w:p w14:paraId="5FB8B56F" w14:textId="77777777" w:rsidR="006F1877" w:rsidRDefault="005D50C1" w:rsidP="006B13FE">
            <w:pPr>
              <w:pStyle w:val="Compact"/>
              <w:spacing w:before="0"/>
              <w:jc w:val="center"/>
            </w:pPr>
            <w:r>
              <w:t>–</w:t>
            </w:r>
          </w:p>
        </w:tc>
        <w:tc>
          <w:tcPr>
            <w:tcW w:w="964" w:type="pct"/>
          </w:tcPr>
          <w:p w14:paraId="4C155DC2" w14:textId="77777777" w:rsidR="006F1877" w:rsidRDefault="005D50C1" w:rsidP="006B13FE">
            <w:pPr>
              <w:pStyle w:val="Compact"/>
              <w:spacing w:before="0"/>
              <w:jc w:val="center"/>
            </w:pPr>
            <w:r>
              <w:t>–</w:t>
            </w:r>
          </w:p>
        </w:tc>
        <w:tc>
          <w:tcPr>
            <w:tcW w:w="911" w:type="pct"/>
          </w:tcPr>
          <w:p w14:paraId="6ABAADAC" w14:textId="77777777" w:rsidR="006F1877" w:rsidRDefault="005D50C1" w:rsidP="006B13FE">
            <w:pPr>
              <w:pStyle w:val="Compact"/>
              <w:spacing w:before="0"/>
              <w:jc w:val="center"/>
            </w:pPr>
            <w:r>
              <w:t>12,878 (412)</w:t>
            </w:r>
          </w:p>
        </w:tc>
      </w:tr>
      <w:tr w:rsidR="006F1877" w14:paraId="727625E4" w14:textId="77777777" w:rsidTr="006B13FE">
        <w:trPr>
          <w:trHeight w:val="20"/>
        </w:trPr>
        <w:tc>
          <w:tcPr>
            <w:tcW w:w="963" w:type="pct"/>
          </w:tcPr>
          <w:p w14:paraId="66AA859F" w14:textId="77777777" w:rsidR="006F1877" w:rsidRDefault="005D50C1" w:rsidP="006B13FE">
            <w:pPr>
              <w:pStyle w:val="Compact"/>
              <w:spacing w:before="0"/>
            </w:pPr>
            <w:r>
              <w:t>southern rock sole (f)</w:t>
            </w:r>
          </w:p>
        </w:tc>
        <w:tc>
          <w:tcPr>
            <w:tcW w:w="1249" w:type="pct"/>
          </w:tcPr>
          <w:p w14:paraId="36D51980"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28401D31" w14:textId="77777777" w:rsidR="006F1877" w:rsidRDefault="005D50C1" w:rsidP="006B13FE">
            <w:pPr>
              <w:pStyle w:val="Compact"/>
              <w:spacing w:before="0"/>
              <w:jc w:val="center"/>
            </w:pPr>
            <w:r>
              <w:t>–</w:t>
            </w:r>
          </w:p>
        </w:tc>
        <w:tc>
          <w:tcPr>
            <w:tcW w:w="964" w:type="pct"/>
          </w:tcPr>
          <w:p w14:paraId="3EACA489" w14:textId="77777777" w:rsidR="006F1877" w:rsidRDefault="005D50C1" w:rsidP="006B13FE">
            <w:pPr>
              <w:pStyle w:val="Compact"/>
              <w:spacing w:before="0"/>
              <w:jc w:val="center"/>
            </w:pPr>
            <w:r>
              <w:t>–</w:t>
            </w:r>
          </w:p>
        </w:tc>
        <w:tc>
          <w:tcPr>
            <w:tcW w:w="911" w:type="pct"/>
          </w:tcPr>
          <w:p w14:paraId="0030FD68" w14:textId="77777777" w:rsidR="006F1877" w:rsidRDefault="005D50C1" w:rsidP="006B13FE">
            <w:pPr>
              <w:pStyle w:val="Compact"/>
              <w:spacing w:before="0"/>
              <w:jc w:val="center"/>
            </w:pPr>
            <w:r>
              <w:t>7,190 (730)</w:t>
            </w:r>
          </w:p>
        </w:tc>
      </w:tr>
      <w:tr w:rsidR="006F1877" w14:paraId="4160156C" w14:textId="77777777" w:rsidTr="006B13FE">
        <w:trPr>
          <w:trHeight w:val="20"/>
        </w:trPr>
        <w:tc>
          <w:tcPr>
            <w:tcW w:w="963" w:type="pct"/>
          </w:tcPr>
          <w:p w14:paraId="399894FD" w14:textId="77777777" w:rsidR="006F1877" w:rsidRDefault="005D50C1" w:rsidP="006B13FE">
            <w:pPr>
              <w:pStyle w:val="Compact"/>
              <w:spacing w:before="0"/>
            </w:pPr>
            <w:r>
              <w:t xml:space="preserve">walleye </w:t>
            </w:r>
            <w:proofErr w:type="spellStart"/>
            <w:r>
              <w:t>pollock</w:t>
            </w:r>
            <w:proofErr w:type="spellEnd"/>
            <w:r>
              <w:t xml:space="preserve"> (g)</w:t>
            </w:r>
          </w:p>
        </w:tc>
        <w:tc>
          <w:tcPr>
            <w:tcW w:w="1249" w:type="pct"/>
          </w:tcPr>
          <w:p w14:paraId="2D988B33"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5020DC79" w14:textId="77777777" w:rsidR="006F1877" w:rsidRDefault="005D50C1" w:rsidP="006B13FE">
            <w:pPr>
              <w:pStyle w:val="Compact"/>
              <w:spacing w:before="0"/>
              <w:jc w:val="center"/>
            </w:pPr>
            <w:r>
              <w:t>10,806 (791)</w:t>
            </w:r>
          </w:p>
        </w:tc>
        <w:tc>
          <w:tcPr>
            <w:tcW w:w="964" w:type="pct"/>
          </w:tcPr>
          <w:p w14:paraId="17B6E999" w14:textId="77777777" w:rsidR="006F1877" w:rsidRDefault="005D50C1" w:rsidP="006B13FE">
            <w:pPr>
              <w:pStyle w:val="Compact"/>
              <w:spacing w:before="0"/>
              <w:jc w:val="center"/>
            </w:pPr>
            <w:r>
              <w:t>49,544 (1600)</w:t>
            </w:r>
          </w:p>
        </w:tc>
        <w:tc>
          <w:tcPr>
            <w:tcW w:w="911" w:type="pct"/>
          </w:tcPr>
          <w:p w14:paraId="5F2C4BAD" w14:textId="77777777" w:rsidR="006F1877" w:rsidRDefault="005D50C1" w:rsidP="006B13FE">
            <w:pPr>
              <w:pStyle w:val="Compact"/>
              <w:spacing w:before="0"/>
              <w:jc w:val="center"/>
            </w:pPr>
            <w:r>
              <w:t>16,772 (1,075)</w:t>
            </w:r>
          </w:p>
        </w:tc>
      </w:tr>
      <w:tr w:rsidR="006F1877" w14:paraId="3E4836DF" w14:textId="77777777" w:rsidTr="006B13FE">
        <w:trPr>
          <w:trHeight w:val="20"/>
        </w:trPr>
        <w:tc>
          <w:tcPr>
            <w:tcW w:w="963" w:type="pct"/>
            <w:tcBorders>
              <w:bottom w:val="single" w:sz="4" w:space="0" w:color="auto"/>
            </w:tcBorders>
          </w:tcPr>
          <w:p w14:paraId="1E22A774" w14:textId="77777777" w:rsidR="006F1877" w:rsidRDefault="005D50C1" w:rsidP="006B13FE">
            <w:pPr>
              <w:pStyle w:val="Compact"/>
              <w:spacing w:before="0"/>
            </w:pPr>
            <w:r>
              <w:t>yellowfin sole (f)</w:t>
            </w:r>
          </w:p>
        </w:tc>
        <w:tc>
          <w:tcPr>
            <w:tcW w:w="1249" w:type="pct"/>
            <w:tcBorders>
              <w:bottom w:val="single" w:sz="4" w:space="0" w:color="auto"/>
            </w:tcBorders>
          </w:tcPr>
          <w:p w14:paraId="327ED11A" w14:textId="77777777" w:rsidR="006F1877" w:rsidRPr="006B13FE" w:rsidRDefault="005D50C1" w:rsidP="006B13FE">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4628A29E" w14:textId="77777777" w:rsidR="006F1877" w:rsidRDefault="005D50C1" w:rsidP="006B13FE">
            <w:pPr>
              <w:pStyle w:val="Compact"/>
              <w:spacing w:before="0"/>
              <w:jc w:val="center"/>
            </w:pPr>
            <w:r>
              <w:t>–</w:t>
            </w:r>
          </w:p>
        </w:tc>
        <w:tc>
          <w:tcPr>
            <w:tcW w:w="964" w:type="pct"/>
            <w:tcBorders>
              <w:bottom w:val="single" w:sz="4" w:space="0" w:color="auto"/>
            </w:tcBorders>
          </w:tcPr>
          <w:p w14:paraId="1FF36EE0" w14:textId="77777777" w:rsidR="006F1877" w:rsidRDefault="005D50C1" w:rsidP="006B13FE">
            <w:pPr>
              <w:pStyle w:val="Compact"/>
              <w:spacing w:before="0"/>
              <w:jc w:val="center"/>
            </w:pPr>
            <w:r>
              <w:t>28,108 (845)</w:t>
            </w:r>
          </w:p>
        </w:tc>
        <w:tc>
          <w:tcPr>
            <w:tcW w:w="911" w:type="pct"/>
            <w:tcBorders>
              <w:bottom w:val="single" w:sz="4" w:space="0" w:color="auto"/>
            </w:tcBorders>
          </w:tcPr>
          <w:p w14:paraId="58F15B4B" w14:textId="77777777" w:rsidR="006F1877" w:rsidRDefault="005D50C1" w:rsidP="006B13FE">
            <w:pPr>
              <w:pStyle w:val="Compact"/>
              <w:spacing w:before="0"/>
              <w:jc w:val="center"/>
            </w:pPr>
            <w:r>
              <w:t>–</w:t>
            </w:r>
          </w:p>
        </w:tc>
      </w:tr>
    </w:tbl>
    <w:p w14:paraId="736DCEB1" w14:textId="77777777" w:rsidR="006F1877" w:rsidRDefault="006F1877"/>
    <w:p w14:paraId="569F59A8" w14:textId="77777777"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14:paraId="7EF43D5A" w14:textId="77777777" w:rsidTr="006B13FE">
        <w:trPr>
          <w:trHeight w:val="20"/>
          <w:tblHeader/>
        </w:trPr>
        <w:tc>
          <w:tcPr>
            <w:tcW w:w="0" w:type="auto"/>
            <w:tcBorders>
              <w:bottom w:val="single" w:sz="4" w:space="0" w:color="auto"/>
            </w:tcBorders>
          </w:tcPr>
          <w:p w14:paraId="3A3F5786" w14:textId="77777777" w:rsidR="006F1877" w:rsidRDefault="005D50C1" w:rsidP="006B13FE">
            <w:pPr>
              <w:pStyle w:val="Compact"/>
              <w:spacing w:before="0"/>
            </w:pPr>
            <w:r>
              <w:t>Stock</w:t>
            </w:r>
          </w:p>
        </w:tc>
        <w:tc>
          <w:tcPr>
            <w:tcW w:w="0" w:type="auto"/>
            <w:tcBorders>
              <w:bottom w:val="single" w:sz="4" w:space="0" w:color="auto"/>
            </w:tcBorders>
          </w:tcPr>
          <w:p w14:paraId="2B0D9330" w14:textId="77777777" w:rsidR="006F1877" w:rsidRDefault="005D50C1" w:rsidP="006B13FE">
            <w:pPr>
              <w:pStyle w:val="Compact"/>
              <w:spacing w:before="0"/>
              <w:jc w:val="center"/>
            </w:pPr>
            <w:r>
              <w:t>AI</w:t>
            </w:r>
          </w:p>
        </w:tc>
        <w:tc>
          <w:tcPr>
            <w:tcW w:w="0" w:type="auto"/>
            <w:tcBorders>
              <w:bottom w:val="single" w:sz="4" w:space="0" w:color="auto"/>
            </w:tcBorders>
          </w:tcPr>
          <w:p w14:paraId="42D4544E" w14:textId="77777777" w:rsidR="006F1877" w:rsidRDefault="005D50C1" w:rsidP="006B13FE">
            <w:pPr>
              <w:pStyle w:val="Compact"/>
              <w:spacing w:before="0"/>
              <w:jc w:val="center"/>
            </w:pPr>
            <w:r>
              <w:t>EBS</w:t>
            </w:r>
          </w:p>
        </w:tc>
        <w:tc>
          <w:tcPr>
            <w:tcW w:w="0" w:type="auto"/>
            <w:tcBorders>
              <w:bottom w:val="single" w:sz="4" w:space="0" w:color="auto"/>
            </w:tcBorders>
          </w:tcPr>
          <w:p w14:paraId="66B31331" w14:textId="77777777" w:rsidR="006F1877" w:rsidRDefault="005D50C1" w:rsidP="006B13FE">
            <w:pPr>
              <w:pStyle w:val="Compact"/>
              <w:spacing w:before="0"/>
              <w:jc w:val="center"/>
            </w:pPr>
            <w:r>
              <w:t>GOA</w:t>
            </w:r>
          </w:p>
        </w:tc>
      </w:tr>
      <w:tr w:rsidR="006F1877" w14:paraId="0CE9AEE2" w14:textId="77777777" w:rsidTr="006B13FE">
        <w:trPr>
          <w:trHeight w:val="20"/>
        </w:trPr>
        <w:tc>
          <w:tcPr>
            <w:tcW w:w="0" w:type="auto"/>
            <w:tcBorders>
              <w:top w:val="single" w:sz="4" w:space="0" w:color="auto"/>
            </w:tcBorders>
          </w:tcPr>
          <w:p w14:paraId="7AE29DE1" w14:textId="77777777" w:rsidR="006F1877" w:rsidRDefault="005D50C1" w:rsidP="006B13FE">
            <w:pPr>
              <w:pStyle w:val="Compact"/>
              <w:spacing w:before="0"/>
            </w:pPr>
            <w:r>
              <w:t>Alaska plaice</w:t>
            </w:r>
          </w:p>
        </w:tc>
        <w:tc>
          <w:tcPr>
            <w:tcW w:w="0" w:type="auto"/>
            <w:tcBorders>
              <w:top w:val="single" w:sz="4" w:space="0" w:color="auto"/>
            </w:tcBorders>
          </w:tcPr>
          <w:p w14:paraId="62CFA810" w14:textId="77777777" w:rsidR="006F1877" w:rsidRDefault="005D50C1" w:rsidP="006B13FE">
            <w:pPr>
              <w:pStyle w:val="Compact"/>
              <w:spacing w:before="0"/>
              <w:jc w:val="center"/>
            </w:pPr>
            <w:r>
              <w:t>–</w:t>
            </w:r>
          </w:p>
        </w:tc>
        <w:tc>
          <w:tcPr>
            <w:tcW w:w="0" w:type="auto"/>
            <w:tcBorders>
              <w:top w:val="single" w:sz="4" w:space="0" w:color="auto"/>
            </w:tcBorders>
          </w:tcPr>
          <w:p w14:paraId="536F5A3C" w14:textId="77777777" w:rsidR="006F1877" w:rsidRDefault="005D50C1" w:rsidP="006B13FE">
            <w:pPr>
              <w:pStyle w:val="Compact"/>
              <w:spacing w:before="0"/>
              <w:jc w:val="center"/>
            </w:pPr>
            <w:r>
              <w:t>200 - 700</w:t>
            </w:r>
          </w:p>
        </w:tc>
        <w:tc>
          <w:tcPr>
            <w:tcW w:w="0" w:type="auto"/>
            <w:tcBorders>
              <w:top w:val="single" w:sz="4" w:space="0" w:color="auto"/>
            </w:tcBorders>
          </w:tcPr>
          <w:p w14:paraId="71E58344" w14:textId="77777777" w:rsidR="006F1877" w:rsidRDefault="005D50C1" w:rsidP="006B13FE">
            <w:pPr>
              <w:pStyle w:val="Compact"/>
              <w:spacing w:before="0"/>
              <w:jc w:val="center"/>
            </w:pPr>
            <w:r>
              <w:t>–</w:t>
            </w:r>
          </w:p>
        </w:tc>
      </w:tr>
      <w:tr w:rsidR="006F1877" w14:paraId="597DF38D" w14:textId="77777777" w:rsidTr="006B13FE">
        <w:trPr>
          <w:trHeight w:val="20"/>
        </w:trPr>
        <w:tc>
          <w:tcPr>
            <w:tcW w:w="0" w:type="auto"/>
          </w:tcPr>
          <w:p w14:paraId="7BE6CC38" w14:textId="77777777" w:rsidR="006F1877" w:rsidRDefault="005D50C1" w:rsidP="006B13FE">
            <w:pPr>
              <w:pStyle w:val="Compact"/>
              <w:spacing w:before="0"/>
            </w:pPr>
            <w:proofErr w:type="spellStart"/>
            <w:r>
              <w:t>arrowtooth</w:t>
            </w:r>
            <w:proofErr w:type="spellEnd"/>
            <w:r>
              <w:t xml:space="preserve"> flounder</w:t>
            </w:r>
          </w:p>
        </w:tc>
        <w:tc>
          <w:tcPr>
            <w:tcW w:w="0" w:type="auto"/>
          </w:tcPr>
          <w:p w14:paraId="6035826B" w14:textId="77777777" w:rsidR="006F1877" w:rsidRDefault="005D50C1" w:rsidP="006B13FE">
            <w:pPr>
              <w:pStyle w:val="Compact"/>
              <w:spacing w:before="0"/>
              <w:jc w:val="center"/>
            </w:pPr>
            <w:r>
              <w:t>400 - 1,200</w:t>
            </w:r>
          </w:p>
        </w:tc>
        <w:tc>
          <w:tcPr>
            <w:tcW w:w="0" w:type="auto"/>
          </w:tcPr>
          <w:p w14:paraId="7FD9294B" w14:textId="77777777" w:rsidR="006F1877" w:rsidRDefault="005D50C1" w:rsidP="006B13FE">
            <w:pPr>
              <w:pStyle w:val="Compact"/>
              <w:spacing w:before="0"/>
              <w:jc w:val="center"/>
            </w:pPr>
            <w:r>
              <w:t>600 - 2,000</w:t>
            </w:r>
          </w:p>
        </w:tc>
        <w:tc>
          <w:tcPr>
            <w:tcW w:w="0" w:type="auto"/>
          </w:tcPr>
          <w:p w14:paraId="49122E10" w14:textId="77777777" w:rsidR="006F1877" w:rsidRDefault="005D50C1" w:rsidP="006B13FE">
            <w:pPr>
              <w:pStyle w:val="Compact"/>
              <w:spacing w:before="0"/>
              <w:jc w:val="center"/>
            </w:pPr>
            <w:r>
              <w:t>2,900 - 8,300</w:t>
            </w:r>
          </w:p>
        </w:tc>
      </w:tr>
      <w:tr w:rsidR="006F1877" w14:paraId="2AB1B34E" w14:textId="77777777" w:rsidTr="006B13FE">
        <w:trPr>
          <w:trHeight w:val="20"/>
        </w:trPr>
        <w:tc>
          <w:tcPr>
            <w:tcW w:w="0" w:type="auto"/>
          </w:tcPr>
          <w:p w14:paraId="4FF55CF6" w14:textId="77777777" w:rsidR="006F1877" w:rsidRDefault="005D50C1" w:rsidP="006B13FE">
            <w:pPr>
              <w:pStyle w:val="Compact"/>
              <w:spacing w:before="0"/>
            </w:pPr>
            <w:r>
              <w:t>Atka mackerel</w:t>
            </w:r>
          </w:p>
        </w:tc>
        <w:tc>
          <w:tcPr>
            <w:tcW w:w="0" w:type="auto"/>
          </w:tcPr>
          <w:p w14:paraId="12FC230F" w14:textId="77777777" w:rsidR="006F1877" w:rsidRDefault="005D50C1" w:rsidP="006B13FE">
            <w:pPr>
              <w:pStyle w:val="Compact"/>
              <w:spacing w:before="0"/>
              <w:jc w:val="center"/>
            </w:pPr>
            <w:r>
              <w:t>400 - 1,700</w:t>
            </w:r>
          </w:p>
        </w:tc>
        <w:tc>
          <w:tcPr>
            <w:tcW w:w="0" w:type="auto"/>
          </w:tcPr>
          <w:p w14:paraId="6DD9BA2F" w14:textId="77777777" w:rsidR="006F1877" w:rsidRDefault="005D50C1" w:rsidP="006B13FE">
            <w:pPr>
              <w:pStyle w:val="Compact"/>
              <w:spacing w:before="0"/>
              <w:jc w:val="center"/>
            </w:pPr>
            <w:r>
              <w:t>–</w:t>
            </w:r>
          </w:p>
        </w:tc>
        <w:tc>
          <w:tcPr>
            <w:tcW w:w="0" w:type="auto"/>
          </w:tcPr>
          <w:p w14:paraId="54C87EB4" w14:textId="77777777" w:rsidR="006F1877" w:rsidRDefault="005D50C1" w:rsidP="006B13FE">
            <w:pPr>
              <w:pStyle w:val="Compact"/>
              <w:spacing w:before="0"/>
              <w:jc w:val="center"/>
            </w:pPr>
            <w:r>
              <w:t>–</w:t>
            </w:r>
          </w:p>
        </w:tc>
      </w:tr>
      <w:tr w:rsidR="006F1877" w14:paraId="4AB181F5" w14:textId="77777777" w:rsidTr="006B13FE">
        <w:trPr>
          <w:trHeight w:val="20"/>
        </w:trPr>
        <w:tc>
          <w:tcPr>
            <w:tcW w:w="0" w:type="auto"/>
          </w:tcPr>
          <w:p w14:paraId="7E389119" w14:textId="77777777" w:rsidR="006F1877" w:rsidRDefault="005D50C1" w:rsidP="006B13FE">
            <w:pPr>
              <w:pStyle w:val="Compact"/>
              <w:spacing w:before="0"/>
            </w:pPr>
            <w:r>
              <w:t>flathead sole</w:t>
            </w:r>
          </w:p>
        </w:tc>
        <w:tc>
          <w:tcPr>
            <w:tcW w:w="0" w:type="auto"/>
          </w:tcPr>
          <w:p w14:paraId="5B235D26" w14:textId="77777777" w:rsidR="006F1877" w:rsidRDefault="005D50C1" w:rsidP="006B13FE">
            <w:pPr>
              <w:pStyle w:val="Compact"/>
              <w:spacing w:before="0"/>
              <w:jc w:val="center"/>
            </w:pPr>
            <w:r>
              <w:t>200 - 600</w:t>
            </w:r>
          </w:p>
        </w:tc>
        <w:tc>
          <w:tcPr>
            <w:tcW w:w="0" w:type="auto"/>
          </w:tcPr>
          <w:p w14:paraId="76B95863" w14:textId="77777777" w:rsidR="006F1877" w:rsidRDefault="005D50C1" w:rsidP="006B13FE">
            <w:pPr>
              <w:pStyle w:val="Compact"/>
              <w:spacing w:before="0"/>
              <w:jc w:val="center"/>
            </w:pPr>
            <w:r>
              <w:t>1,000 - 3,500</w:t>
            </w:r>
          </w:p>
        </w:tc>
        <w:tc>
          <w:tcPr>
            <w:tcW w:w="0" w:type="auto"/>
          </w:tcPr>
          <w:p w14:paraId="3F80C926" w14:textId="77777777" w:rsidR="006F1877" w:rsidRDefault="005D50C1" w:rsidP="006B13FE">
            <w:pPr>
              <w:pStyle w:val="Compact"/>
              <w:spacing w:before="0"/>
              <w:jc w:val="center"/>
            </w:pPr>
            <w:r>
              <w:t>500 - 2,200</w:t>
            </w:r>
          </w:p>
        </w:tc>
      </w:tr>
      <w:tr w:rsidR="006F1877" w14:paraId="30D2D02C" w14:textId="77777777" w:rsidTr="006B13FE">
        <w:trPr>
          <w:trHeight w:val="20"/>
        </w:trPr>
        <w:tc>
          <w:tcPr>
            <w:tcW w:w="0" w:type="auto"/>
          </w:tcPr>
          <w:p w14:paraId="16D374F7" w14:textId="77777777" w:rsidR="006F1877" w:rsidRDefault="005D50C1" w:rsidP="006B13FE">
            <w:pPr>
              <w:pStyle w:val="Compact"/>
              <w:spacing w:before="0"/>
            </w:pPr>
            <w:r>
              <w:t>northern rock sole</w:t>
            </w:r>
          </w:p>
        </w:tc>
        <w:tc>
          <w:tcPr>
            <w:tcW w:w="0" w:type="auto"/>
          </w:tcPr>
          <w:p w14:paraId="493ADCDB" w14:textId="77777777" w:rsidR="006F1877" w:rsidRDefault="005D50C1" w:rsidP="006B13FE">
            <w:pPr>
              <w:pStyle w:val="Compact"/>
              <w:spacing w:before="0"/>
              <w:jc w:val="center"/>
            </w:pPr>
            <w:r>
              <w:t>–</w:t>
            </w:r>
          </w:p>
        </w:tc>
        <w:tc>
          <w:tcPr>
            <w:tcW w:w="0" w:type="auto"/>
          </w:tcPr>
          <w:p w14:paraId="72378F14" w14:textId="77777777" w:rsidR="006F1877" w:rsidRDefault="005D50C1" w:rsidP="006B13FE">
            <w:pPr>
              <w:pStyle w:val="Compact"/>
              <w:spacing w:before="0"/>
              <w:jc w:val="center"/>
            </w:pPr>
            <w:r>
              <w:t>1,400 - 4,400</w:t>
            </w:r>
          </w:p>
        </w:tc>
        <w:tc>
          <w:tcPr>
            <w:tcW w:w="0" w:type="auto"/>
          </w:tcPr>
          <w:p w14:paraId="5878E415" w14:textId="77777777" w:rsidR="006F1877" w:rsidRDefault="005D50C1" w:rsidP="006B13FE">
            <w:pPr>
              <w:pStyle w:val="Compact"/>
              <w:spacing w:before="0"/>
              <w:jc w:val="center"/>
            </w:pPr>
            <w:r>
              <w:t>100 - 400</w:t>
            </w:r>
          </w:p>
        </w:tc>
      </w:tr>
      <w:tr w:rsidR="006F1877" w14:paraId="25D25B38" w14:textId="77777777" w:rsidTr="006B13FE">
        <w:trPr>
          <w:trHeight w:val="20"/>
        </w:trPr>
        <w:tc>
          <w:tcPr>
            <w:tcW w:w="0" w:type="auto"/>
          </w:tcPr>
          <w:p w14:paraId="2288F9F5" w14:textId="77777777" w:rsidR="006F1877" w:rsidRDefault="005D50C1" w:rsidP="006B13FE">
            <w:pPr>
              <w:pStyle w:val="Compact"/>
              <w:spacing w:before="0"/>
            </w:pPr>
            <w:r>
              <w:t>northern rockfish</w:t>
            </w:r>
          </w:p>
        </w:tc>
        <w:tc>
          <w:tcPr>
            <w:tcW w:w="0" w:type="auto"/>
          </w:tcPr>
          <w:p w14:paraId="7BE9FAE6" w14:textId="77777777" w:rsidR="006F1877" w:rsidRDefault="005D50C1" w:rsidP="006B13FE">
            <w:pPr>
              <w:pStyle w:val="Compact"/>
              <w:spacing w:before="0"/>
              <w:jc w:val="center"/>
            </w:pPr>
            <w:r>
              <w:t>1,600 - 4,800</w:t>
            </w:r>
          </w:p>
        </w:tc>
        <w:tc>
          <w:tcPr>
            <w:tcW w:w="0" w:type="auto"/>
          </w:tcPr>
          <w:p w14:paraId="5A4B5405" w14:textId="77777777" w:rsidR="006F1877" w:rsidRDefault="005D50C1" w:rsidP="006B13FE">
            <w:pPr>
              <w:pStyle w:val="Compact"/>
              <w:spacing w:before="0"/>
              <w:jc w:val="center"/>
            </w:pPr>
            <w:r>
              <w:t>–</w:t>
            </w:r>
          </w:p>
        </w:tc>
        <w:tc>
          <w:tcPr>
            <w:tcW w:w="0" w:type="auto"/>
          </w:tcPr>
          <w:p w14:paraId="16E3376F" w14:textId="77777777" w:rsidR="006F1877" w:rsidRDefault="005D50C1" w:rsidP="006B13FE">
            <w:pPr>
              <w:pStyle w:val="Compact"/>
              <w:spacing w:before="0"/>
              <w:jc w:val="center"/>
            </w:pPr>
            <w:r>
              <w:t>100 - 500</w:t>
            </w:r>
          </w:p>
        </w:tc>
      </w:tr>
      <w:tr w:rsidR="006F1877" w14:paraId="1C4682A9" w14:textId="77777777" w:rsidTr="006B13FE">
        <w:trPr>
          <w:trHeight w:val="20"/>
        </w:trPr>
        <w:tc>
          <w:tcPr>
            <w:tcW w:w="0" w:type="auto"/>
          </w:tcPr>
          <w:p w14:paraId="1202282C" w14:textId="77777777" w:rsidR="006F1877" w:rsidRDefault="005D50C1" w:rsidP="006B13FE">
            <w:pPr>
              <w:pStyle w:val="Compact"/>
              <w:spacing w:before="0"/>
            </w:pPr>
            <w:r>
              <w:t>Pacific cod</w:t>
            </w:r>
          </w:p>
        </w:tc>
        <w:tc>
          <w:tcPr>
            <w:tcW w:w="0" w:type="auto"/>
          </w:tcPr>
          <w:p w14:paraId="77CBD5A1" w14:textId="77777777" w:rsidR="006F1877" w:rsidRDefault="005D50C1" w:rsidP="006B13FE">
            <w:pPr>
              <w:pStyle w:val="Compact"/>
              <w:spacing w:before="0"/>
              <w:jc w:val="center"/>
            </w:pPr>
            <w:r>
              <w:t>100 - 500</w:t>
            </w:r>
          </w:p>
        </w:tc>
        <w:tc>
          <w:tcPr>
            <w:tcW w:w="0" w:type="auto"/>
          </w:tcPr>
          <w:p w14:paraId="61CF83C9" w14:textId="77777777" w:rsidR="006F1877" w:rsidRDefault="005D50C1" w:rsidP="006B13FE">
            <w:pPr>
              <w:pStyle w:val="Compact"/>
              <w:spacing w:before="0"/>
              <w:jc w:val="center"/>
            </w:pPr>
            <w:r>
              <w:t>200 - 800</w:t>
            </w:r>
          </w:p>
        </w:tc>
        <w:tc>
          <w:tcPr>
            <w:tcW w:w="0" w:type="auto"/>
          </w:tcPr>
          <w:p w14:paraId="70FFB16C" w14:textId="77777777" w:rsidR="006F1877" w:rsidRDefault="005D50C1" w:rsidP="006B13FE">
            <w:pPr>
              <w:pStyle w:val="Compact"/>
              <w:spacing w:before="0"/>
              <w:jc w:val="center"/>
            </w:pPr>
            <w:r>
              <w:t>100 - 200</w:t>
            </w:r>
          </w:p>
        </w:tc>
      </w:tr>
      <w:tr w:rsidR="006F1877" w14:paraId="5888C8AA" w14:textId="77777777" w:rsidTr="006B13FE">
        <w:trPr>
          <w:trHeight w:val="20"/>
        </w:trPr>
        <w:tc>
          <w:tcPr>
            <w:tcW w:w="0" w:type="auto"/>
          </w:tcPr>
          <w:p w14:paraId="580F3BC6" w14:textId="77777777" w:rsidR="006F1877" w:rsidRDefault="005D50C1" w:rsidP="006B13FE">
            <w:pPr>
              <w:pStyle w:val="Compact"/>
              <w:spacing w:before="0"/>
            </w:pPr>
            <w:r>
              <w:t>Pacific ocean perch</w:t>
            </w:r>
          </w:p>
        </w:tc>
        <w:tc>
          <w:tcPr>
            <w:tcW w:w="0" w:type="auto"/>
          </w:tcPr>
          <w:p w14:paraId="5B75057A" w14:textId="77777777" w:rsidR="006F1877" w:rsidRDefault="005D50C1" w:rsidP="006B13FE">
            <w:pPr>
              <w:pStyle w:val="Compact"/>
              <w:spacing w:before="0"/>
              <w:jc w:val="center"/>
            </w:pPr>
            <w:r>
              <w:t>4,300 - 12,000</w:t>
            </w:r>
          </w:p>
        </w:tc>
        <w:tc>
          <w:tcPr>
            <w:tcW w:w="0" w:type="auto"/>
          </w:tcPr>
          <w:p w14:paraId="335FFE66" w14:textId="77777777" w:rsidR="006F1877" w:rsidRDefault="005D50C1" w:rsidP="006B13FE">
            <w:pPr>
              <w:pStyle w:val="Compact"/>
              <w:spacing w:before="0"/>
              <w:jc w:val="center"/>
            </w:pPr>
            <w:r>
              <w:t>–</w:t>
            </w:r>
          </w:p>
        </w:tc>
        <w:tc>
          <w:tcPr>
            <w:tcW w:w="0" w:type="auto"/>
          </w:tcPr>
          <w:p w14:paraId="04AF6A2C" w14:textId="77777777" w:rsidR="006F1877" w:rsidRDefault="005D50C1" w:rsidP="006B13FE">
            <w:pPr>
              <w:pStyle w:val="Compact"/>
              <w:spacing w:before="0"/>
              <w:jc w:val="center"/>
            </w:pPr>
            <w:r>
              <w:t>2,200 - 7,300</w:t>
            </w:r>
          </w:p>
        </w:tc>
      </w:tr>
      <w:tr w:rsidR="006F1877" w14:paraId="4D88194F" w14:textId="77777777" w:rsidTr="006B13FE">
        <w:trPr>
          <w:trHeight w:val="20"/>
        </w:trPr>
        <w:tc>
          <w:tcPr>
            <w:tcW w:w="0" w:type="auto"/>
          </w:tcPr>
          <w:p w14:paraId="128701D2" w14:textId="77777777" w:rsidR="006F1877" w:rsidRDefault="005D50C1" w:rsidP="006B13FE">
            <w:pPr>
              <w:pStyle w:val="Compact"/>
              <w:spacing w:before="0"/>
            </w:pPr>
            <w:r>
              <w:t>rex sole</w:t>
            </w:r>
          </w:p>
        </w:tc>
        <w:tc>
          <w:tcPr>
            <w:tcW w:w="0" w:type="auto"/>
          </w:tcPr>
          <w:p w14:paraId="605D8385" w14:textId="77777777" w:rsidR="006F1877" w:rsidRDefault="005D50C1" w:rsidP="006B13FE">
            <w:pPr>
              <w:pStyle w:val="Compact"/>
              <w:spacing w:before="0"/>
              <w:jc w:val="center"/>
            </w:pPr>
            <w:r>
              <w:t>–</w:t>
            </w:r>
          </w:p>
        </w:tc>
        <w:tc>
          <w:tcPr>
            <w:tcW w:w="0" w:type="auto"/>
          </w:tcPr>
          <w:p w14:paraId="7E8B61ED" w14:textId="77777777" w:rsidR="006F1877" w:rsidRDefault="005D50C1" w:rsidP="006B13FE">
            <w:pPr>
              <w:pStyle w:val="Compact"/>
              <w:spacing w:before="0"/>
              <w:jc w:val="center"/>
            </w:pPr>
            <w:r>
              <w:t>–</w:t>
            </w:r>
          </w:p>
        </w:tc>
        <w:tc>
          <w:tcPr>
            <w:tcW w:w="0" w:type="auto"/>
          </w:tcPr>
          <w:p w14:paraId="4438AE6B" w14:textId="77777777" w:rsidR="006F1877" w:rsidRDefault="005D50C1" w:rsidP="006B13FE">
            <w:pPr>
              <w:pStyle w:val="Compact"/>
              <w:spacing w:before="0"/>
              <w:jc w:val="center"/>
            </w:pPr>
            <w:r>
              <w:t>100 - 800</w:t>
            </w:r>
          </w:p>
        </w:tc>
      </w:tr>
      <w:tr w:rsidR="006F1877" w14:paraId="49ACFEA4" w14:textId="77777777" w:rsidTr="006B13FE">
        <w:trPr>
          <w:trHeight w:val="20"/>
        </w:trPr>
        <w:tc>
          <w:tcPr>
            <w:tcW w:w="0" w:type="auto"/>
          </w:tcPr>
          <w:p w14:paraId="793FCEC0" w14:textId="77777777" w:rsidR="006F1877" w:rsidRDefault="005D50C1" w:rsidP="006B13FE">
            <w:pPr>
              <w:pStyle w:val="Compact"/>
              <w:spacing w:before="0"/>
            </w:pPr>
            <w:r>
              <w:t>southern rock sole</w:t>
            </w:r>
          </w:p>
        </w:tc>
        <w:tc>
          <w:tcPr>
            <w:tcW w:w="0" w:type="auto"/>
          </w:tcPr>
          <w:p w14:paraId="1FEBA0E6" w14:textId="77777777" w:rsidR="006F1877" w:rsidRDefault="005D50C1" w:rsidP="006B13FE">
            <w:pPr>
              <w:pStyle w:val="Compact"/>
              <w:spacing w:before="0"/>
              <w:jc w:val="center"/>
            </w:pPr>
            <w:r>
              <w:t>–</w:t>
            </w:r>
          </w:p>
        </w:tc>
        <w:tc>
          <w:tcPr>
            <w:tcW w:w="0" w:type="auto"/>
          </w:tcPr>
          <w:p w14:paraId="2D8868DA" w14:textId="77777777" w:rsidR="006F1877" w:rsidRDefault="005D50C1" w:rsidP="006B13FE">
            <w:pPr>
              <w:pStyle w:val="Compact"/>
              <w:spacing w:before="0"/>
              <w:jc w:val="center"/>
            </w:pPr>
            <w:r>
              <w:t>–</w:t>
            </w:r>
          </w:p>
        </w:tc>
        <w:tc>
          <w:tcPr>
            <w:tcW w:w="0" w:type="auto"/>
          </w:tcPr>
          <w:p w14:paraId="652B501B" w14:textId="77777777" w:rsidR="006F1877" w:rsidRDefault="005D50C1" w:rsidP="006B13FE">
            <w:pPr>
              <w:pStyle w:val="Compact"/>
              <w:spacing w:before="0"/>
              <w:jc w:val="center"/>
            </w:pPr>
            <w:r>
              <w:t>100 - 400</w:t>
            </w:r>
          </w:p>
        </w:tc>
      </w:tr>
      <w:tr w:rsidR="006F1877" w14:paraId="23A4A476" w14:textId="77777777" w:rsidTr="006B13FE">
        <w:trPr>
          <w:trHeight w:val="20"/>
        </w:trPr>
        <w:tc>
          <w:tcPr>
            <w:tcW w:w="0" w:type="auto"/>
          </w:tcPr>
          <w:p w14:paraId="0CB1A376" w14:textId="77777777" w:rsidR="006F1877" w:rsidRDefault="005D50C1" w:rsidP="006B13FE">
            <w:pPr>
              <w:pStyle w:val="Compact"/>
              <w:spacing w:before="0"/>
            </w:pPr>
            <w:r>
              <w:t xml:space="preserve">walleye </w:t>
            </w:r>
            <w:proofErr w:type="spellStart"/>
            <w:r>
              <w:t>pollock</w:t>
            </w:r>
            <w:proofErr w:type="spellEnd"/>
          </w:p>
        </w:tc>
        <w:tc>
          <w:tcPr>
            <w:tcW w:w="0" w:type="auto"/>
          </w:tcPr>
          <w:p w14:paraId="15D89D18" w14:textId="77777777" w:rsidR="006F1877" w:rsidRDefault="005D50C1" w:rsidP="006B13FE">
            <w:pPr>
              <w:pStyle w:val="Compact"/>
              <w:spacing w:before="0"/>
              <w:jc w:val="center"/>
            </w:pPr>
            <w:r>
              <w:t>100 - 2,500</w:t>
            </w:r>
          </w:p>
        </w:tc>
        <w:tc>
          <w:tcPr>
            <w:tcW w:w="0" w:type="auto"/>
          </w:tcPr>
          <w:p w14:paraId="320F502D" w14:textId="77777777" w:rsidR="006F1877" w:rsidRDefault="005D50C1" w:rsidP="006B13FE">
            <w:pPr>
              <w:pStyle w:val="Compact"/>
              <w:spacing w:before="0"/>
              <w:jc w:val="center"/>
            </w:pPr>
            <w:r>
              <w:t>5,300 - 14,500</w:t>
            </w:r>
          </w:p>
        </w:tc>
        <w:tc>
          <w:tcPr>
            <w:tcW w:w="0" w:type="auto"/>
          </w:tcPr>
          <w:p w14:paraId="10839981" w14:textId="77777777" w:rsidR="006F1877" w:rsidRDefault="005D50C1" w:rsidP="006B13FE">
            <w:pPr>
              <w:pStyle w:val="Compact"/>
              <w:spacing w:before="0"/>
              <w:jc w:val="center"/>
            </w:pPr>
            <w:r>
              <w:t>2,600 - 4,700</w:t>
            </w:r>
          </w:p>
        </w:tc>
      </w:tr>
      <w:tr w:rsidR="006F1877" w14:paraId="266256A9" w14:textId="77777777" w:rsidTr="006B13FE">
        <w:trPr>
          <w:trHeight w:val="20"/>
        </w:trPr>
        <w:tc>
          <w:tcPr>
            <w:tcW w:w="0" w:type="auto"/>
            <w:tcBorders>
              <w:bottom w:val="single" w:sz="4" w:space="0" w:color="auto"/>
            </w:tcBorders>
          </w:tcPr>
          <w:p w14:paraId="7E45F7FD" w14:textId="77777777" w:rsidR="006F1877" w:rsidRDefault="005D50C1" w:rsidP="006B13FE">
            <w:pPr>
              <w:pStyle w:val="Compact"/>
              <w:spacing w:before="0"/>
            </w:pPr>
            <w:r>
              <w:t>yellowfin sole</w:t>
            </w:r>
          </w:p>
        </w:tc>
        <w:tc>
          <w:tcPr>
            <w:tcW w:w="0" w:type="auto"/>
            <w:tcBorders>
              <w:bottom w:val="single" w:sz="4" w:space="0" w:color="auto"/>
            </w:tcBorders>
          </w:tcPr>
          <w:p w14:paraId="5D479CCB" w14:textId="77777777" w:rsidR="006F1877" w:rsidRDefault="005D50C1" w:rsidP="006B13FE">
            <w:pPr>
              <w:pStyle w:val="Compact"/>
              <w:spacing w:before="0"/>
              <w:jc w:val="center"/>
            </w:pPr>
            <w:r>
              <w:t>–</w:t>
            </w:r>
          </w:p>
        </w:tc>
        <w:tc>
          <w:tcPr>
            <w:tcW w:w="0" w:type="auto"/>
            <w:tcBorders>
              <w:bottom w:val="single" w:sz="4" w:space="0" w:color="auto"/>
            </w:tcBorders>
          </w:tcPr>
          <w:p w14:paraId="1F570991" w14:textId="77777777" w:rsidR="006F1877" w:rsidRDefault="005D50C1" w:rsidP="006B13FE">
            <w:pPr>
              <w:pStyle w:val="Compact"/>
              <w:spacing w:before="0"/>
              <w:jc w:val="center"/>
            </w:pPr>
            <w:r>
              <w:t>2,000 - 6,300</w:t>
            </w:r>
          </w:p>
        </w:tc>
        <w:tc>
          <w:tcPr>
            <w:tcW w:w="0" w:type="auto"/>
            <w:tcBorders>
              <w:bottom w:val="single" w:sz="4" w:space="0" w:color="auto"/>
            </w:tcBorders>
          </w:tcPr>
          <w:p w14:paraId="6916AFC7" w14:textId="77777777" w:rsidR="006F1877" w:rsidRDefault="005D50C1" w:rsidP="006B13FE">
            <w:pPr>
              <w:pStyle w:val="Compact"/>
              <w:spacing w:before="0"/>
              <w:jc w:val="center"/>
            </w:pPr>
            <w:r>
              <w:t>–</w:t>
            </w:r>
          </w:p>
        </w:tc>
      </w:tr>
      <w:tr w:rsidR="006F1877" w14:paraId="6537701A" w14:textId="77777777" w:rsidTr="006B13FE">
        <w:trPr>
          <w:trHeight w:val="20"/>
        </w:trPr>
        <w:tc>
          <w:tcPr>
            <w:tcW w:w="0" w:type="auto"/>
            <w:tcBorders>
              <w:top w:val="single" w:sz="4" w:space="0" w:color="auto"/>
            </w:tcBorders>
          </w:tcPr>
          <w:p w14:paraId="25A3646B" w14:textId="77777777" w:rsidR="006F1877" w:rsidRDefault="005D50C1" w:rsidP="006B13FE">
            <w:pPr>
              <w:pStyle w:val="Compact"/>
              <w:spacing w:before="0"/>
            </w:pPr>
            <w:r>
              <w:t>Total</w:t>
            </w:r>
          </w:p>
        </w:tc>
        <w:tc>
          <w:tcPr>
            <w:tcW w:w="0" w:type="auto"/>
            <w:tcBorders>
              <w:top w:val="single" w:sz="4" w:space="0" w:color="auto"/>
            </w:tcBorders>
          </w:tcPr>
          <w:p w14:paraId="08501A3E" w14:textId="77777777" w:rsidR="006F1877" w:rsidRDefault="005D50C1" w:rsidP="006B13FE">
            <w:pPr>
              <w:pStyle w:val="Compact"/>
              <w:spacing w:before="0"/>
              <w:jc w:val="center"/>
            </w:pPr>
            <w:r>
              <w:t>7,000 - 23,000</w:t>
            </w:r>
          </w:p>
        </w:tc>
        <w:tc>
          <w:tcPr>
            <w:tcW w:w="0" w:type="auto"/>
            <w:tcBorders>
              <w:top w:val="single" w:sz="4" w:space="0" w:color="auto"/>
            </w:tcBorders>
          </w:tcPr>
          <w:p w14:paraId="040B66F0" w14:textId="77777777" w:rsidR="006F1877" w:rsidRDefault="005D50C1" w:rsidP="006B13FE">
            <w:pPr>
              <w:pStyle w:val="Compact"/>
              <w:spacing w:before="0"/>
              <w:jc w:val="center"/>
            </w:pPr>
            <w:r>
              <w:t>11,000 - 32,000</w:t>
            </w:r>
          </w:p>
        </w:tc>
        <w:tc>
          <w:tcPr>
            <w:tcW w:w="0" w:type="auto"/>
            <w:tcBorders>
              <w:top w:val="single" w:sz="4" w:space="0" w:color="auto"/>
            </w:tcBorders>
          </w:tcPr>
          <w:p w14:paraId="4478B152" w14:textId="77777777" w:rsidR="006F1877" w:rsidRDefault="005D50C1" w:rsidP="006B13FE">
            <w:pPr>
              <w:pStyle w:val="Compact"/>
              <w:spacing w:before="0"/>
              <w:jc w:val="center"/>
            </w:pPr>
            <w:r>
              <w:t>9,000 - 25,000</w:t>
            </w:r>
          </w:p>
        </w:tc>
      </w:tr>
    </w:tbl>
    <w:p w14:paraId="1AD48311" w14:textId="77777777" w:rsidR="006F1877" w:rsidRDefault="005D50C1">
      <w:r>
        <w:br w:type="page"/>
      </w:r>
    </w:p>
    <w:p w14:paraId="65B4F30C" w14:textId="77777777" w:rsidR="006F1877" w:rsidRDefault="005D50C1">
      <w:pPr>
        <w:pStyle w:val="Heading1"/>
      </w:pPr>
      <w:bookmarkStart w:id="68" w:name="figures"/>
      <w:bookmarkEnd w:id="67"/>
      <w:r>
        <w:lastRenderedPageBreak/>
        <w:t>Figures</w:t>
      </w:r>
    </w:p>
    <w:p w14:paraId="69DD0553" w14:textId="77777777" w:rsidR="006F1877" w:rsidRDefault="005D50C1">
      <w:r>
        <w:rPr>
          <w:noProof/>
        </w:rPr>
        <w:drawing>
          <wp:inline distT="0" distB="0" distL="0" distR="0" wp14:anchorId="10089DF6" wp14:editId="35A0AF6C">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4"/>
                    <a:stretch>
                      <a:fillRect/>
                    </a:stretch>
                  </pic:blipFill>
                  <pic:spPr bwMode="auto">
                    <a:xfrm>
                      <a:off x="0" y="0"/>
                      <a:ext cx="5943600" cy="4461705"/>
                    </a:xfrm>
                    <a:prstGeom prst="rect">
                      <a:avLst/>
                    </a:prstGeom>
                    <a:noFill/>
                    <a:ln w="9525">
                      <a:noFill/>
                      <a:headEnd/>
                      <a:tailEnd/>
                    </a:ln>
                  </pic:spPr>
                </pic:pic>
              </a:graphicData>
            </a:graphic>
          </wp:inline>
        </w:drawing>
      </w:r>
    </w:p>
    <w:p w14:paraId="5F22258E" w14:textId="77777777" w:rsidR="006F1877" w:rsidRDefault="005D50C1">
      <w:pPr>
        <w:pStyle w:val="ImageCaption"/>
      </w:pPr>
      <w:r>
        <w:t>Figure 1: Bootstrap-simulation flow chart, with steps referring to the order of operations.</w:t>
      </w:r>
    </w:p>
    <w:p w14:paraId="3C07A1B6" w14:textId="77777777" w:rsidR="006F1877" w:rsidRDefault="005D50C1">
      <w:r>
        <w:rPr>
          <w:noProof/>
        </w:rPr>
        <w:lastRenderedPageBreak/>
        <w:drawing>
          <wp:inline distT="0" distB="0" distL="0" distR="0" wp14:anchorId="70769FE4" wp14:editId="11E0EFFB">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0BD396E4" w14:textId="77777777" w:rsidR="006F1877" w:rsidRDefault="005D50C1">
      <w:pPr>
        <w:pStyle w:val="ImageCaption"/>
      </w:pPr>
      <w:r>
        <w:t>Figure 2: Boxplots aggregated by species type and regions of annual length composition (top panel) and age composition (bottom panel) input sample size across haul length frequency sub-sampling levels evaluated.</w:t>
      </w:r>
    </w:p>
    <w:p w14:paraId="4F505F27" w14:textId="77777777" w:rsidR="006F1877" w:rsidRDefault="005D50C1">
      <w:r>
        <w:rPr>
          <w:noProof/>
        </w:rPr>
        <w:lastRenderedPageBreak/>
        <w:drawing>
          <wp:inline distT="0" distB="0" distL="0" distR="0" wp14:anchorId="7D63374A" wp14:editId="624CFA2E">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595F2918" w14:textId="77777777" w:rsidR="006F1877" w:rsidRDefault="005D50C1">
      <w:pPr>
        <w:pStyle w:val="ImageCaption"/>
      </w:pPr>
      <w:r>
        <w:t>Figure 3: Annual relative length composition input sample size aggregated by species type for each region across haul length frequency sub-sampling levels evaluated (grey line at 0.9 shown for reference).</w:t>
      </w:r>
    </w:p>
    <w:p w14:paraId="32B853F6" w14:textId="77777777" w:rsidR="006F1877" w:rsidRDefault="005D50C1">
      <w:r>
        <w:rPr>
          <w:noProof/>
        </w:rPr>
        <w:lastRenderedPageBreak/>
        <w:drawing>
          <wp:inline distT="0" distB="0" distL="0" distR="0" wp14:anchorId="3E26B0EB" wp14:editId="6D5E0B06">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479E0D4" w14:textId="77777777" w:rsidR="006F1877" w:rsidRDefault="005D50C1">
      <w:pPr>
        <w:pStyle w:val="ImageCaption"/>
      </w:pPr>
      <w:r>
        <w:t>Figure 4: Boxplots aggregated by species type of annual age composition input sample size by region across age collection sub-sampling levels evaluated.</w:t>
      </w:r>
    </w:p>
    <w:p w14:paraId="32B30467" w14:textId="77777777" w:rsidR="006F1877" w:rsidRDefault="005D50C1">
      <w:r>
        <w:rPr>
          <w:noProof/>
        </w:rPr>
        <w:lastRenderedPageBreak/>
        <w:drawing>
          <wp:inline distT="0" distB="0" distL="0" distR="0" wp14:anchorId="4BD9D559" wp14:editId="7EDA8E05">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18BC9FAA" w14:textId="77777777" w:rsidR="006F1877" w:rsidRDefault="005D50C1">
      <w:pPr>
        <w:pStyle w:val="ImageCaption"/>
      </w:pPr>
      <w:r>
        <w:t>Figure 5: Annual relative age composition input sample size aggregated by species type for each region across age collection sub-sampling levels evaluated (grey line at 0.9 shown for reference).</w:t>
      </w:r>
    </w:p>
    <w:p w14:paraId="1745F1BC" w14:textId="77777777" w:rsidR="006F1877" w:rsidRDefault="005D50C1">
      <w:r>
        <w:rPr>
          <w:noProof/>
        </w:rPr>
        <w:lastRenderedPageBreak/>
        <w:drawing>
          <wp:inline distT="0" distB="0" distL="0" distR="0" wp14:anchorId="21875C17" wp14:editId="60E4A503">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71577CE1" w14:textId="77777777"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shown for reference).</w:t>
      </w:r>
    </w:p>
    <w:p w14:paraId="445EBDCC" w14:textId="77777777" w:rsidR="006F1877" w:rsidRDefault="005D50C1">
      <w:r>
        <w:br w:type="page"/>
      </w:r>
    </w:p>
    <w:p w14:paraId="01A410E8" w14:textId="77777777" w:rsidR="006F1877" w:rsidRDefault="005D50C1">
      <w:pPr>
        <w:pStyle w:val="Heading1"/>
      </w:pPr>
      <w:bookmarkStart w:id="69" w:name="supplementary-material"/>
      <w:bookmarkEnd w:id="68"/>
      <w:r>
        <w:lastRenderedPageBreak/>
        <w:t>Supplementary material</w:t>
      </w:r>
    </w:p>
    <w:p w14:paraId="0E2946F0" w14:textId="77777777" w:rsidR="006F1877" w:rsidRDefault="005D50C1">
      <w:r>
        <w:rPr>
          <w:noProof/>
        </w:rPr>
        <w:drawing>
          <wp:inline distT="0" distB="0" distL="0" distR="0" wp14:anchorId="3E9B48F2" wp14:editId="664A321F">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14:paraId="60931092" w14:textId="77777777" w:rsidR="006F1877" w:rsidRDefault="006B13FE">
      <w:pPr>
        <w:pStyle w:val="ImageCaption"/>
      </w:pPr>
      <w:r>
        <w:t>Figure S1</w:t>
      </w:r>
      <w:r w:rsidR="005D50C1">
        <w:t>: Annual length composition input sample size by stock across haul length frequency sub-sampling levels evaluated for the Aleutian Islands.</w:t>
      </w:r>
    </w:p>
    <w:p w14:paraId="04EF9CE7" w14:textId="77777777" w:rsidR="006F1877" w:rsidRDefault="005D50C1">
      <w:r>
        <w:rPr>
          <w:noProof/>
        </w:rPr>
        <w:lastRenderedPageBreak/>
        <w:drawing>
          <wp:inline distT="0" distB="0" distL="0" distR="0" wp14:anchorId="4771B0AB" wp14:editId="6F936F0D">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14:paraId="7762FC44" w14:textId="77777777" w:rsidR="006F1877" w:rsidRDefault="006B13FE">
      <w:pPr>
        <w:pStyle w:val="ImageCaption"/>
      </w:pPr>
      <w:r>
        <w:t>Figure S2</w:t>
      </w:r>
      <w:r w:rsidR="005D50C1">
        <w:t>: Annual length composition input sample size by stock across haul length frequency sub-sampling levels evaluated for the Eastern Bering Sea Shelf.</w:t>
      </w:r>
    </w:p>
    <w:p w14:paraId="2B74BF4E" w14:textId="77777777" w:rsidR="006F1877" w:rsidRDefault="005D50C1">
      <w:r>
        <w:rPr>
          <w:noProof/>
        </w:rPr>
        <w:lastRenderedPageBreak/>
        <w:drawing>
          <wp:inline distT="0" distB="0" distL="0" distR="0" wp14:anchorId="06184B40" wp14:editId="6D0B7DBC">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38DBDDE4" w14:textId="77777777" w:rsidR="006F1877" w:rsidRDefault="006B13FE">
      <w:pPr>
        <w:pStyle w:val="ImageCaption"/>
      </w:pPr>
      <w:r>
        <w:t>Figure S3</w:t>
      </w:r>
      <w:r w:rsidR="005D50C1">
        <w:t>: Annual length composition input sample size by stock across haul length frequency sub-sampling levels evaluated for the Gulf of Alaska.</w:t>
      </w:r>
    </w:p>
    <w:p w14:paraId="65DC4366" w14:textId="77777777" w:rsidR="006F1877" w:rsidRDefault="005D50C1">
      <w:r>
        <w:rPr>
          <w:noProof/>
        </w:rPr>
        <w:lastRenderedPageBreak/>
        <w:drawing>
          <wp:inline distT="0" distB="0" distL="0" distR="0" wp14:anchorId="6CE38AEF" wp14:editId="7055D38E">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14:paraId="4E129C83" w14:textId="77777777" w:rsidR="006F1877" w:rsidRDefault="006B13FE">
      <w:pPr>
        <w:pStyle w:val="ImageCaption"/>
      </w:pPr>
      <w:r>
        <w:t>Figure S4</w:t>
      </w:r>
      <w:r w:rsidR="005D50C1">
        <w:t>: Annual length composition relative input sample size by stock across haul length frequency sub-sampling levels evaluated for the Aleutian Islands.</w:t>
      </w:r>
    </w:p>
    <w:p w14:paraId="3B0B1C1E" w14:textId="77777777" w:rsidR="006F1877" w:rsidRDefault="005D50C1">
      <w:r>
        <w:rPr>
          <w:noProof/>
        </w:rPr>
        <w:lastRenderedPageBreak/>
        <w:drawing>
          <wp:inline distT="0" distB="0" distL="0" distR="0" wp14:anchorId="27A1DB9C" wp14:editId="0772AE3E">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14:paraId="34426C29" w14:textId="77777777" w:rsidR="006F1877" w:rsidRDefault="006B13FE">
      <w:pPr>
        <w:pStyle w:val="ImageCaption"/>
      </w:pPr>
      <w:r>
        <w:t>Figure S5</w:t>
      </w:r>
      <w:r w:rsidR="005D50C1">
        <w:t>: Annual length composition relative input sample size by stock across haul length frequency sub-sampling levels evaluated for the Eastern Bering Sea Shelf.</w:t>
      </w:r>
    </w:p>
    <w:p w14:paraId="733C42C0" w14:textId="77777777" w:rsidR="006F1877" w:rsidRDefault="005D50C1">
      <w:r>
        <w:rPr>
          <w:noProof/>
        </w:rPr>
        <w:lastRenderedPageBreak/>
        <w:drawing>
          <wp:inline distT="0" distB="0" distL="0" distR="0" wp14:anchorId="55932756" wp14:editId="0958EB88">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14:paraId="69D9A221" w14:textId="77777777" w:rsidR="006F1877" w:rsidRDefault="006B13FE">
      <w:pPr>
        <w:pStyle w:val="ImageCaption"/>
      </w:pPr>
      <w:r>
        <w:t>Figure S6</w:t>
      </w:r>
      <w:r w:rsidR="005D50C1">
        <w:t>: Annual length composition relative input sample size by stock across haul length frequency sub-sampling levels evaluated for the Gulf of Alaska.</w:t>
      </w:r>
    </w:p>
    <w:p w14:paraId="5D2DB8DC" w14:textId="77777777" w:rsidR="006F1877" w:rsidRDefault="005D50C1">
      <w:r>
        <w:rPr>
          <w:noProof/>
        </w:rPr>
        <w:lastRenderedPageBreak/>
        <w:drawing>
          <wp:inline distT="0" distB="0" distL="0" distR="0" wp14:anchorId="3350795A" wp14:editId="314C4D55">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14:paraId="3E19A6D7" w14:textId="77777777" w:rsidR="006F1877" w:rsidRDefault="006B13FE">
      <w:pPr>
        <w:pStyle w:val="ImageCaption"/>
      </w:pPr>
      <w:r>
        <w:t>Figure S7</w:t>
      </w:r>
      <w:r w:rsidR="005D50C1">
        <w:t>: Annual age composition input sample size by stock across age sub-sampling levels evaluated for the Aleutian Islands.</w:t>
      </w:r>
    </w:p>
    <w:p w14:paraId="7922548D" w14:textId="77777777" w:rsidR="006F1877" w:rsidRDefault="005D50C1">
      <w:r>
        <w:rPr>
          <w:noProof/>
        </w:rPr>
        <w:lastRenderedPageBreak/>
        <w:drawing>
          <wp:inline distT="0" distB="0" distL="0" distR="0" wp14:anchorId="573F9556" wp14:editId="3D50EDD1">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14:paraId="3512AC3F" w14:textId="77777777" w:rsidR="006F1877" w:rsidRDefault="006B13FE">
      <w:pPr>
        <w:pStyle w:val="ImageCaption"/>
      </w:pPr>
      <w:r>
        <w:t>Figure S8</w:t>
      </w:r>
      <w:r w:rsidR="005D50C1">
        <w:t>: Annual age composition input sample size by stock across age sub-sampling levels evaluated for the Eastern Bering Sea Shelf.</w:t>
      </w:r>
    </w:p>
    <w:p w14:paraId="2866ACA7" w14:textId="77777777" w:rsidR="006F1877" w:rsidRDefault="005D50C1">
      <w:r>
        <w:rPr>
          <w:noProof/>
        </w:rPr>
        <w:lastRenderedPageBreak/>
        <w:drawing>
          <wp:inline distT="0" distB="0" distL="0" distR="0" wp14:anchorId="64C04224" wp14:editId="3EB64967">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14:paraId="05FA4C40" w14:textId="77777777" w:rsidR="006F1877" w:rsidRDefault="006B13FE">
      <w:pPr>
        <w:pStyle w:val="ImageCaption"/>
      </w:pPr>
      <w:r>
        <w:t>Figure S9</w:t>
      </w:r>
      <w:r w:rsidR="005D50C1">
        <w:t>: Annual age composition input sample size by stock across age sub-sampling levels evaluated for the Gulf of Alaska.</w:t>
      </w:r>
    </w:p>
    <w:p w14:paraId="6E4BF4F6" w14:textId="77777777" w:rsidR="006F1877" w:rsidRDefault="005D50C1">
      <w:r>
        <w:rPr>
          <w:noProof/>
        </w:rPr>
        <w:lastRenderedPageBreak/>
        <w:drawing>
          <wp:inline distT="0" distB="0" distL="0" distR="0" wp14:anchorId="722AC497" wp14:editId="6DC4BC54">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14:paraId="730166AB" w14:textId="77777777" w:rsidR="006F1877" w:rsidRDefault="006B13FE">
      <w:pPr>
        <w:pStyle w:val="ImageCaption"/>
      </w:pPr>
      <w:r>
        <w:t>Figure S10</w:t>
      </w:r>
      <w:r w:rsidR="005D50C1">
        <w:t>: Annual age composition relative input sample size by stock across age sub-sampling levels evaluated for the Aleutian Islands.</w:t>
      </w:r>
    </w:p>
    <w:p w14:paraId="17CC9E24" w14:textId="77777777" w:rsidR="006F1877" w:rsidRDefault="005D50C1">
      <w:r>
        <w:rPr>
          <w:noProof/>
        </w:rPr>
        <w:lastRenderedPageBreak/>
        <w:drawing>
          <wp:inline distT="0" distB="0" distL="0" distR="0" wp14:anchorId="2F79DCE0" wp14:editId="711B48AD">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30"/>
                    <a:stretch>
                      <a:fillRect/>
                    </a:stretch>
                  </pic:blipFill>
                  <pic:spPr bwMode="auto">
                    <a:xfrm>
                      <a:off x="0" y="0"/>
                      <a:ext cx="5943600" cy="6792685"/>
                    </a:xfrm>
                    <a:prstGeom prst="rect">
                      <a:avLst/>
                    </a:prstGeom>
                    <a:noFill/>
                    <a:ln w="9525">
                      <a:noFill/>
                      <a:headEnd/>
                      <a:tailEnd/>
                    </a:ln>
                  </pic:spPr>
                </pic:pic>
              </a:graphicData>
            </a:graphic>
          </wp:inline>
        </w:drawing>
      </w:r>
    </w:p>
    <w:p w14:paraId="1FDB93D6" w14:textId="77777777" w:rsidR="006F1877" w:rsidRDefault="006B13FE">
      <w:pPr>
        <w:pStyle w:val="ImageCaption"/>
      </w:pPr>
      <w:r>
        <w:t>Figure S11</w:t>
      </w:r>
      <w:r w:rsidR="005D50C1">
        <w:t>: Annual age composition relative input sample size by stock across age sub-sampling levels evaluated for the Eastern Bering Sea Shelf.</w:t>
      </w:r>
    </w:p>
    <w:p w14:paraId="45C33A87" w14:textId="77777777" w:rsidR="006F1877" w:rsidRDefault="005D50C1">
      <w:r>
        <w:rPr>
          <w:noProof/>
        </w:rPr>
        <w:lastRenderedPageBreak/>
        <w:drawing>
          <wp:inline distT="0" distB="0" distL="0" distR="0" wp14:anchorId="3EC003BE" wp14:editId="675C6344">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31"/>
                    <a:stretch>
                      <a:fillRect/>
                    </a:stretch>
                  </pic:blipFill>
                  <pic:spPr bwMode="auto">
                    <a:xfrm>
                      <a:off x="0" y="0"/>
                      <a:ext cx="5943600" cy="6792685"/>
                    </a:xfrm>
                    <a:prstGeom prst="rect">
                      <a:avLst/>
                    </a:prstGeom>
                    <a:noFill/>
                    <a:ln w="9525">
                      <a:noFill/>
                      <a:headEnd/>
                      <a:tailEnd/>
                    </a:ln>
                  </pic:spPr>
                </pic:pic>
              </a:graphicData>
            </a:graphic>
          </wp:inline>
        </w:drawing>
      </w:r>
    </w:p>
    <w:p w14:paraId="6DA93950" w14:textId="77777777" w:rsidR="006F1877" w:rsidRDefault="006B13FE">
      <w:pPr>
        <w:pStyle w:val="ImageCaption"/>
      </w:pPr>
      <w:r>
        <w:t>Figure S12</w:t>
      </w:r>
      <w:r w:rsidR="005D50C1">
        <w:t>: Annual age composition relative input sample size by stock across age sub-sampling levels evaluated for the Gulf of Alaska.</w:t>
      </w:r>
      <w:bookmarkEnd w:id="69"/>
    </w:p>
    <w:sectPr w:rsidR="006F1877" w:rsidSect="001B2361">
      <w:footerReference w:type="default" r:id="rId3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Lewis.Barnett" w:date="2023-05-01T13:50:00Z" w:initials="L">
    <w:p w14:paraId="1C3A6E04" w14:textId="77777777" w:rsidR="00BB4337" w:rsidRDefault="00BB4337">
      <w:pPr>
        <w:pStyle w:val="CommentText"/>
      </w:pPr>
      <w:r>
        <w:rPr>
          <w:rStyle w:val="CommentReference"/>
        </w:rPr>
        <w:annotationRef/>
      </w:r>
      <w:r>
        <w:t>Worth noting how prevalent this is, citing p-star approach….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3A6E0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5511F" w14:textId="77777777" w:rsidR="009419F1" w:rsidRDefault="009419F1">
      <w:pPr>
        <w:spacing w:before="0" w:line="240" w:lineRule="auto"/>
      </w:pPr>
      <w:r>
        <w:separator/>
      </w:r>
    </w:p>
  </w:endnote>
  <w:endnote w:type="continuationSeparator" w:id="0">
    <w:p w14:paraId="6FA06178" w14:textId="77777777" w:rsidR="009419F1" w:rsidRDefault="009419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39BAFAD7" w14:textId="16154213" w:rsidR="001E0294" w:rsidRDefault="005D50C1">
        <w:pPr>
          <w:pStyle w:val="Footer"/>
          <w:jc w:val="center"/>
        </w:pPr>
        <w:r>
          <w:fldChar w:fldCharType="begin"/>
        </w:r>
        <w:r>
          <w:instrText xml:space="preserve"> PAGE   \* MERGEFORMAT </w:instrText>
        </w:r>
        <w:r>
          <w:fldChar w:fldCharType="separate"/>
        </w:r>
        <w:r w:rsidR="00F014F5">
          <w:rPr>
            <w:noProof/>
          </w:rPr>
          <w:t>22</w:t>
        </w:r>
        <w:r>
          <w:rPr>
            <w:noProof/>
          </w:rPr>
          <w:fldChar w:fldCharType="end"/>
        </w:r>
      </w:p>
    </w:sdtContent>
  </w:sdt>
  <w:p w14:paraId="5535D016" w14:textId="77777777" w:rsidR="001E0294" w:rsidRDefault="00941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F1D68" w14:textId="77777777" w:rsidR="009419F1" w:rsidRDefault="009419F1">
      <w:r>
        <w:separator/>
      </w:r>
    </w:p>
  </w:footnote>
  <w:footnote w:type="continuationSeparator" w:id="0">
    <w:p w14:paraId="1419261A" w14:textId="77777777" w:rsidR="009419F1" w:rsidRDefault="00941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Barnett">
    <w15:presenceInfo w15:providerId="None" w15:userId="Lewis.Bar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77"/>
    <w:rsid w:val="004772BA"/>
    <w:rsid w:val="004D3A8C"/>
    <w:rsid w:val="00503313"/>
    <w:rsid w:val="005B4C87"/>
    <w:rsid w:val="005D50C1"/>
    <w:rsid w:val="006B13FE"/>
    <w:rsid w:val="006F1877"/>
    <w:rsid w:val="00772C30"/>
    <w:rsid w:val="007A43FA"/>
    <w:rsid w:val="009419F1"/>
    <w:rsid w:val="00AD3EC8"/>
    <w:rsid w:val="00BB4337"/>
    <w:rsid w:val="00D21FE6"/>
    <w:rsid w:val="00DF661B"/>
    <w:rsid w:val="00EF3B66"/>
    <w:rsid w:val="00F014F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D47C"/>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BB4337"/>
    <w:rPr>
      <w:sz w:val="16"/>
      <w:szCs w:val="16"/>
    </w:rPr>
  </w:style>
  <w:style w:type="paragraph" w:styleId="CommentText">
    <w:name w:val="annotation text"/>
    <w:basedOn w:val="Normal"/>
    <w:link w:val="CommentTextChar"/>
    <w:semiHidden/>
    <w:unhideWhenUsed/>
    <w:rsid w:val="00BB4337"/>
    <w:pPr>
      <w:spacing w:line="240" w:lineRule="auto"/>
    </w:pPr>
    <w:rPr>
      <w:sz w:val="20"/>
      <w:szCs w:val="20"/>
    </w:rPr>
  </w:style>
  <w:style w:type="character" w:customStyle="1" w:styleId="CommentTextChar">
    <w:name w:val="Comment Text Char"/>
    <w:basedOn w:val="DefaultParagraphFont"/>
    <w:link w:val="CommentText"/>
    <w:semiHidden/>
    <w:rsid w:val="00BB4337"/>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BB4337"/>
    <w:rPr>
      <w:b/>
    </w:rPr>
  </w:style>
  <w:style w:type="character" w:customStyle="1" w:styleId="CommentSubjectChar">
    <w:name w:val="Comment Subject Char"/>
    <w:basedOn w:val="CommentTextChar"/>
    <w:link w:val="CommentSubject"/>
    <w:semiHidden/>
    <w:rsid w:val="00BB4337"/>
    <w:rPr>
      <w:rFonts w:ascii="Times New Roman" w:hAnsi="Times New Roman"/>
      <w:b/>
      <w:bCs/>
      <w:sz w:val="20"/>
      <w:szCs w:val="20"/>
    </w:rPr>
  </w:style>
  <w:style w:type="paragraph" w:styleId="BalloonText">
    <w:name w:val="Balloon Text"/>
    <w:basedOn w:val="Normal"/>
    <w:link w:val="BalloonTextChar"/>
    <w:semiHidden/>
    <w:unhideWhenUsed/>
    <w:rsid w:val="00BB433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BB4337"/>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hyperlink" Target="mailto:pete.hulson@noaa.gov" TargetMode="External"/><Relationship Id="rId12" Type="http://schemas.openxmlformats.org/officeDocument/2006/relationships/hyperlink" Target="https://doi.org/10.17226/595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4198</TotalTime>
  <Pages>45</Pages>
  <Words>7792</Words>
  <Characters>44420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Lewis.Barnett</cp:lastModifiedBy>
  <cp:revision>8</cp:revision>
  <dcterms:created xsi:type="dcterms:W3CDTF">2023-04-28T22:54:00Z</dcterms:created>
  <dcterms:modified xsi:type="dcterms:W3CDTF">2023-05-01T20:52:00Z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GrammarlyDocumentId">
    <vt:lpwstr>ccc84e9916552ac997eb51265d4a8e65ec55468122e189380d418f1e41e4e11f</vt:lpwstr>
  </property>
</Properties>
</file>