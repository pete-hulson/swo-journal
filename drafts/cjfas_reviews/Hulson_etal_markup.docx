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2DFF8477" w:rsidR="00CD027C" w:rsidRDefault="00CA1586">
      <w:pPr>
        <w:pStyle w:val="Title"/>
      </w:pPr>
      <w:commentRangeStart w:id="0"/>
      <w:r>
        <w:t xml:space="preserve">Reductions in sampling </w:t>
      </w:r>
      <w:commentRangeEnd w:id="0"/>
      <w:r w:rsidR="00BC1CB0">
        <w:rPr>
          <w:rStyle w:val="CommentReference"/>
          <w:rFonts w:eastAsiaTheme="minorHAnsi" w:cstheme="minorBidi"/>
          <w:b w:val="0"/>
          <w:bCs/>
        </w:rPr>
        <w:commentReference w:id="0"/>
      </w:r>
      <w:r>
        <w:t xml:space="preserve">effort for fishery-independent age and length composition: </w:t>
      </w:r>
      <w:commentRangeStart w:id="1"/>
      <w:r>
        <w:t xml:space="preserve">balancing </w:t>
      </w:r>
      <w:commentRangeEnd w:id="1"/>
      <w:r w:rsidR="00BC1CB0">
        <w:rPr>
          <w:rStyle w:val="CommentReference"/>
          <w:rFonts w:eastAsiaTheme="minorHAnsi" w:cstheme="minorBidi"/>
          <w:b w:val="0"/>
          <w:bCs/>
        </w:rPr>
        <w:commentReference w:id="1"/>
      </w:r>
      <w:r>
        <w:t xml:space="preserve">stock assessment input data uncertainty and </w:t>
      </w:r>
      <w:del w:id="2" w:author="Pete.Hulson" w:date="2023-07-27T10:01:00Z">
        <w:r w:rsidDel="000524D3">
          <w:delText>workforce health and</w:delText>
        </w:r>
      </w:del>
      <w:ins w:id="3" w:author="Pete.Hulson" w:date="2023-07-27T10:01:00Z">
        <w:r w:rsidR="000524D3">
          <w:t>survey</w:t>
        </w:r>
      </w:ins>
      <w:r>
        <w:t xml:space="preserve"> efficiency</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9">
        <w:r w:rsidRPr="0072571F">
          <w:rPr>
            <w:rStyle w:val="Hyperlink"/>
            <w:color w:val="auto"/>
          </w:rPr>
          <w:t>Peter-John F. Hulson &lt;</w:t>
        </w:r>
        <w:hyperlink r:id="rId10">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4" w:name="abstract"/>
      <w:r>
        <w:lastRenderedPageBreak/>
        <w:t>Abstract</w:t>
      </w:r>
    </w:p>
    <w:p w14:paraId="208F3D47" w14:textId="77777777"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w:t>
      </w:r>
      <w:commentRangeStart w:id="5"/>
      <w:r>
        <w:t xml:space="preserve">for which the uncertainty is not appreciably increased, and it has no effect on the uncertainty in </w:t>
      </w:r>
      <w:commentRangeEnd w:id="5"/>
      <w:r w:rsidR="00BC1CB0">
        <w:rPr>
          <w:rStyle w:val="CommentReference"/>
        </w:rPr>
        <w:commentReference w:id="5"/>
      </w:r>
      <w:r>
        <w:t xml:space="preserve">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6" w:name="introduction"/>
      <w:bookmarkEnd w:id="4"/>
      <w:r>
        <w:lastRenderedPageBreak/>
        <w:t>Introduction</w:t>
      </w:r>
    </w:p>
    <w:p w14:paraId="5F583CEE" w14:textId="561C94D7"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w:t>
      </w:r>
      <w:commentRangeStart w:id="7"/>
      <w:r>
        <w:t xml:space="preserve">perspective, one </w:t>
      </w:r>
      <w:del w:id="8" w:author="Pete.Hulson" w:date="2023-07-27T16:27:00Z">
        <w:r w:rsidDel="00820DEE">
          <w:delText xml:space="preserve">should require </w:delText>
        </w:r>
      </w:del>
      <w:ins w:id="9" w:author="Pete.Hulson" w:date="2023-07-27T16:27:00Z">
        <w:r w:rsidR="00820DEE">
          <w:t xml:space="preserve">would expect that </w:t>
        </w:r>
      </w:ins>
      <w:r>
        <w:t>the maximum number of samples per each survey observation</w:t>
      </w:r>
      <w:ins w:id="10" w:author="Pete.Hulson" w:date="2023-07-27T16:27:00Z">
        <w:r w:rsidR="00022F34">
          <w:t xml:space="preserve"> would increase precision</w:t>
        </w:r>
      </w:ins>
      <w:r>
        <w:t xml:space="preserve">. </w:t>
      </w:r>
      <w:commentRangeEnd w:id="7"/>
      <w:r w:rsidR="00BC1CB0">
        <w:rPr>
          <w:rStyle w:val="CommentReference"/>
        </w:rPr>
        <w:commentReference w:id="7"/>
      </w:r>
      <w:r>
        <w:t xml:space="preserve">Improvements in precision of age or length composition estimates are not only influenced by the magnitude of sampling, but also the way samples are collected, for example, changing the number of samples collected within a haul versus changing the number of hauls from which </w:t>
      </w:r>
      <w:commentRangeStart w:id="11"/>
      <w:r>
        <w:t>samples were obtained (Siskey et al. 2023). Further</w:t>
      </w:r>
      <w:ins w:id="12" w:author="Pete.Hulson" w:date="2023-07-31T12:42:00Z">
        <w:r w:rsidR="004F711F">
          <w:t>more</w:t>
        </w:r>
      </w:ins>
      <w:r>
        <w:t xml:space="preserve">, each fish sampled on a survey has an </w:t>
      </w:r>
      <w:commentRangeEnd w:id="11"/>
      <w:r w:rsidR="00BC1CB0">
        <w:rPr>
          <w:rStyle w:val="CommentReference"/>
        </w:rPr>
        <w:commentReference w:id="11"/>
      </w:r>
      <w:r>
        <w:t>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2E6DF6C8" w:rsidR="00CD027C" w:rsidRDefault="00CA1586" w:rsidP="000E3E29">
      <w:pPr>
        <w:pStyle w:val="BodyText"/>
        <w:ind w:firstLine="720"/>
      </w:pPr>
      <w:commentRangeStart w:id="13"/>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owing to pseudoreplication. To evaluate the level of intra-haul correlation, and to account for it in fishery stock assessment, the concept of ‘</w:t>
      </w:r>
      <w:ins w:id="14" w:author="Pete.Hulson" w:date="2023-07-27T13:33:00Z">
        <w:r w:rsidR="00636126">
          <w:t>realized</w:t>
        </w:r>
      </w:ins>
      <w:del w:id="15" w:author="Pete.Hulson" w:date="2023-07-27T13:33:00Z">
        <w:r w:rsidDel="00636126">
          <w:delText>effective</w:delText>
        </w:r>
      </w:del>
      <w:r>
        <w:t xml:space="preserve"> sample size’ has been developed</w:t>
      </w:r>
      <w:ins w:id="16" w:author="Pete.Hulson" w:date="2023-07-27T13:34:00Z">
        <w:r w:rsidR="00636126">
          <w:t xml:space="preserve"> (using the terminology of Stewart and Hamel 2014)</w:t>
        </w:r>
      </w:ins>
      <w:r>
        <w:t xml:space="preserve">. </w:t>
      </w:r>
      <w:del w:id="17" w:author="Pete.Hulson" w:date="2023-07-27T13:34:00Z">
        <w:r w:rsidDel="00636126">
          <w:delText xml:space="preserve">Effective </w:delText>
        </w:r>
      </w:del>
      <w:ins w:id="18" w:author="Pete.Hulson" w:date="2023-07-27T13:34:00Z">
        <w:r w:rsidR="00636126">
          <w:t xml:space="preserve">Realized </w:t>
        </w:r>
      </w:ins>
      <w:r>
        <w:t xml:space="preserve">sample size is smaller than the actual sample size reflecting the increase in uncertainty due to the intra-haul correlation displayed by the sampled species (e.g., </w:t>
      </w:r>
      <w:ins w:id="19" w:author="Pete.Hulson" w:date="2023-07-27T13:34:00Z">
        <w:r w:rsidR="00636126">
          <w:t xml:space="preserve">first derived in </w:t>
        </w:r>
      </w:ins>
      <w:ins w:id="20" w:author="Pete.Hulson" w:date="2023-07-27T13:35:00Z">
        <w:r w:rsidR="00636126">
          <w:t>A</w:t>
        </w:r>
      </w:ins>
      <w:ins w:id="21" w:author="Pete.Hulson" w:date="2023-07-27T13:34:00Z">
        <w:r w:rsidR="00636126">
          <w:t xml:space="preserve">ppendix A of </w:t>
        </w:r>
      </w:ins>
      <w:r>
        <w:t>McAllister and Ianelli 1997</w:t>
      </w:r>
      <w:ins w:id="22" w:author="Pete.Hulson" w:date="2023-07-27T13:38:00Z">
        <w:r w:rsidR="00636126">
          <w:t xml:space="preserve"> and also included in Stewart and Hamel 2014</w:t>
        </w:r>
      </w:ins>
      <w:r>
        <w:t xml:space="preserve">). </w:t>
      </w:r>
      <w:ins w:id="23" w:author="Pete.Hulson" w:date="2023-07-27T13:35:00Z">
        <w:r w:rsidR="00636126">
          <w:t xml:space="preserve">In fishery stock assessment, this realized sample size is used within </w:t>
        </w:r>
      </w:ins>
      <w:ins w:id="24" w:author="Pete.Hulson" w:date="2023-07-27T13:36:00Z">
        <w:r w:rsidR="00636126">
          <w:t>the multinomial</w:t>
        </w:r>
      </w:ins>
      <w:ins w:id="25" w:author="Pete.Hulson" w:date="2023-07-27T13:35:00Z">
        <w:r w:rsidR="00636126">
          <w:t xml:space="preserve"> </w:t>
        </w:r>
      </w:ins>
      <w:ins w:id="26" w:author="Pete.Hulson" w:date="2023-07-27T13:36:00Z">
        <w:r w:rsidR="00636126">
          <w:t xml:space="preserve">likelihood to fit age and/or length composition data, and is </w:t>
        </w:r>
      </w:ins>
      <w:ins w:id="27" w:author="Pete.Hulson" w:date="2023-07-27T13:38:00Z">
        <w:r w:rsidR="00636126">
          <w:t xml:space="preserve">then </w:t>
        </w:r>
      </w:ins>
      <w:ins w:id="28" w:author="Pete.Hulson" w:date="2023-07-27T13:37:00Z">
        <w:r w:rsidR="00636126">
          <w:t xml:space="preserve">called </w:t>
        </w:r>
      </w:ins>
      <w:ins w:id="29" w:author="Pete.Hulson" w:date="2023-07-27T13:36:00Z">
        <w:r w:rsidR="00636126">
          <w:t xml:space="preserve">‘input sample size’ to distinguish that is being used as an input to a stock assessment model </w:t>
        </w:r>
      </w:ins>
      <w:ins w:id="30" w:author="Pete.Hulson" w:date="2023-07-27T13:37:00Z">
        <w:r w:rsidR="00636126">
          <w:t>(</w:t>
        </w:r>
        <w:commentRangeStart w:id="31"/>
        <w:r w:rsidR="00636126">
          <w:t>Thorson et al. 2023</w:t>
        </w:r>
      </w:ins>
      <w:commentRangeEnd w:id="31"/>
      <w:ins w:id="32" w:author="Pete.Hulson" w:date="2023-07-27T13:44:00Z">
        <w:r w:rsidR="00A942C9">
          <w:rPr>
            <w:rStyle w:val="CommentReference"/>
          </w:rPr>
          <w:commentReference w:id="31"/>
        </w:r>
      </w:ins>
      <w:ins w:id="33" w:author="Pete.Hulson" w:date="2023-07-27T13:37:00Z">
        <w:r w:rsidR="00636126">
          <w:t xml:space="preserve">). </w:t>
        </w:r>
      </w:ins>
      <w:r>
        <w:t xml:space="preserve">Several studies have used </w:t>
      </w:r>
      <w:del w:id="34" w:author="Pete.Hulson" w:date="2023-07-27T13:35:00Z">
        <w:r w:rsidDel="00636126">
          <w:delText xml:space="preserve">effective </w:delText>
        </w:r>
      </w:del>
      <w:ins w:id="35" w:author="Pete.Hulson" w:date="2023-07-27T13:37:00Z">
        <w:r w:rsidR="00636126">
          <w:t xml:space="preserve">input </w:t>
        </w:r>
      </w:ins>
      <w:r>
        <w:t xml:space="preserve">sample size to evaluate impacts on assessment results, including whether </w:t>
      </w:r>
      <w:del w:id="36" w:author="Pete.Hulson" w:date="2023-07-27T13:39:00Z">
        <w:r w:rsidDel="00636126">
          <w:delText xml:space="preserve">effective </w:delText>
        </w:r>
      </w:del>
      <w:ins w:id="37" w:author="Pete.Hulson" w:date="2023-07-27T13:39:00Z">
        <w:r w:rsidR="00636126">
          <w:t xml:space="preserve">input </w:t>
        </w:r>
      </w:ins>
      <w:r>
        <w:t xml:space="preserve">sample size can be estimated within the assessment model (Hulson et al. 2012, Francis 2017, Thorson et al. 2017), and more recently as a tool to evaluate the effect of changes to sampling methodologies on assessment model uncertainty (Siskey et al. 2023). </w:t>
      </w:r>
      <w:commentRangeStart w:id="38"/>
      <w:r>
        <w:t>Further</w:t>
      </w:r>
      <w:ins w:id="39" w:author="Pete.Hulson" w:date="2023-07-27T13:39:00Z">
        <w:r w:rsidR="00636126">
          <w:t>more</w:t>
        </w:r>
      </w:ins>
      <w:r>
        <w:t xml:space="preserve">, </w:t>
      </w:r>
      <w:commentRangeEnd w:id="38"/>
      <w:r w:rsidR="00BC1CB0">
        <w:rPr>
          <w:rStyle w:val="CommentReference"/>
        </w:rPr>
        <w:commentReference w:id="38"/>
      </w:r>
      <w:r>
        <w:t xml:space="preserve">methods have been developed that mimic the sampling designs for length and age composition to estimate </w:t>
      </w:r>
      <w:del w:id="40" w:author="Pete.Hulson" w:date="2023-07-27T13:39:00Z">
        <w:r w:rsidDel="00636126">
          <w:delText xml:space="preserve">effective </w:delText>
        </w:r>
      </w:del>
      <w:ins w:id="41" w:author="Pete.Hulson" w:date="2023-07-27T13:39:00Z">
        <w:r w:rsidR="00636126">
          <w:t xml:space="preserve">input </w:t>
        </w:r>
      </w:ins>
      <w:r>
        <w:t xml:space="preserve">sample size using bootstrap techniques external to an assessment model (Stewart and Hamel 2014). Overall, the use of </w:t>
      </w:r>
      <w:del w:id="42" w:author="Pete.Hulson" w:date="2023-07-27T13:39:00Z">
        <w:r w:rsidDel="00636126">
          <w:delText xml:space="preserve">effective </w:delText>
        </w:r>
      </w:del>
      <w:ins w:id="43" w:author="Pete.Hulson" w:date="2023-07-27T13:39:00Z">
        <w:r w:rsidR="00636126">
          <w:t xml:space="preserve">input </w:t>
        </w:r>
      </w:ins>
      <w:r>
        <w:t>sample size has become a recommended method to account for uncertainty caused by overdispersion of samples in length and age composition data.</w:t>
      </w:r>
      <w:commentRangeEnd w:id="13"/>
      <w:r w:rsidR="00FF7C1A">
        <w:rPr>
          <w:rStyle w:val="CommentReference"/>
        </w:rPr>
        <w:commentReference w:id="13"/>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663D4B2F"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field scientists on research vessels and for age readers once the survey is over. </w:t>
      </w:r>
      <w:commentRangeStart w:id="44"/>
      <w:r>
        <w:t>Further, a large portion of the fish sampled for length frequency are subsequently sampled for sex determination, which involves a substantial increase in handling and data collection effort</w:t>
      </w:r>
      <w:ins w:id="45" w:author="Pete.Hulson" w:date="2023-07-27T13:46:00Z">
        <w:r w:rsidR="00A942C9">
          <w:t xml:space="preserve"> (</w:t>
        </w:r>
        <w:commentRangeStart w:id="46"/>
        <w:r w:rsidR="00A942C9">
          <w:t>Link et al. 2008</w:t>
        </w:r>
        <w:commentRangeEnd w:id="46"/>
        <w:r w:rsidR="00A942C9">
          <w:rPr>
            <w:rStyle w:val="CommentReference"/>
          </w:rPr>
          <w:commentReference w:id="46"/>
        </w:r>
        <w:r w:rsidR="00A942C9">
          <w:t>)</w:t>
        </w:r>
      </w:ins>
      <w:r>
        <w:t xml:space="preserve">. </w:t>
      </w:r>
      <w:commentRangeEnd w:id="44"/>
      <w:r w:rsidR="00FF7C1A">
        <w:rPr>
          <w:rStyle w:val="CommentReference"/>
        </w:rPr>
        <w:commentReference w:id="44"/>
      </w:r>
      <w:r>
        <w:t xml:space="preserve">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w:t>
      </w:r>
      <w:del w:id="47" w:author="Pete.Hulson" w:date="2023-07-27T13:55:00Z">
        <w:r w:rsidDel="00676F98">
          <w:delText xml:space="preserve"> </w:delText>
        </w:r>
        <w:commentRangeStart w:id="48"/>
        <w:r w:rsidDel="00676F98">
          <w:delText>Aside from the budgetary constraints that are directly associated with operationalizing a fishery-independent survey, there are also downstream financial costs associated with composition collections, in particular, r</w:delText>
        </w:r>
      </w:del>
      <w:del w:id="49" w:author="Pete.Hulson" w:date="2023-07-27T13:54:00Z">
        <w:r w:rsidDel="00676F98">
          <w:delText>equiring properly trained staff to prepare and accurately read otoliths collected across many species.</w:delText>
        </w:r>
        <w:commentRangeEnd w:id="48"/>
        <w:r w:rsidR="00FF7C1A" w:rsidDel="00676F98">
          <w:rPr>
            <w:rStyle w:val="CommentReference"/>
          </w:rPr>
          <w:commentReference w:id="48"/>
        </w:r>
      </w:del>
    </w:p>
    <w:p w14:paraId="7CA647DE" w14:textId="5AAE709C" w:rsidR="00CD027C" w:rsidRDefault="00CA1586" w:rsidP="000E3E29">
      <w:pPr>
        <w:pStyle w:val="BodyText"/>
        <w:ind w:firstLine="720"/>
      </w:pPr>
      <w:commentRangeStart w:id="50"/>
      <w:r>
        <w:lastRenderedPageBreak/>
        <w:t>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commentRangeEnd w:id="50"/>
      <w:r w:rsidR="00FF7C1A">
        <w:rPr>
          <w:rStyle w:val="CommentReference"/>
        </w:rPr>
        <w:commentReference w:id="50"/>
      </w:r>
      <w:r>
        <w:t xml:space="preserve"> In addition, optimizing collections that balance the statistical quality of the data with the health of the workforce and budgetary constraints is more broadly desirable. At the AFSC, this balance is </w:t>
      </w:r>
      <w:commentRangeStart w:id="51"/>
      <w:del w:id="52" w:author="Pete.Hulson" w:date="2023-07-27T14:17:00Z">
        <w:r w:rsidDel="00287BF2">
          <w:delText>more often</w:delText>
        </w:r>
      </w:del>
      <w:ins w:id="53" w:author="Pete.Hulson" w:date="2023-07-27T14:17:00Z">
        <w:r w:rsidR="00287BF2">
          <w:t>has been</w:t>
        </w:r>
      </w:ins>
      <w:r>
        <w:t xml:space="preserve"> </w:t>
      </w:r>
      <w:commentRangeEnd w:id="51"/>
      <w:r w:rsidR="00BC1CB0">
        <w:rPr>
          <w:rStyle w:val="CommentReference"/>
        </w:rPr>
        <w:commentReference w:id="51"/>
      </w:r>
      <w:r>
        <w:t>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14:paraId="12200AAF" w14:textId="53CE0F20"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w:t>
      </w:r>
      <w:ins w:id="54" w:author="Pete.Hulson" w:date="2023-07-27T14:24:00Z">
        <w:r w:rsidR="00E36C28">
          <w:t>are</w:t>
        </w:r>
      </w:ins>
      <w:ins w:id="55" w:author="Pete.Hulson" w:date="2023-07-27T14:25:00Z">
        <w:r w:rsidR="00E36C28">
          <w:t xml:space="preserve"> </w:t>
        </w:r>
      </w:ins>
      <w:commentRangeStart w:id="56"/>
      <w:del w:id="57" w:author="Pete.Hulson" w:date="2023-07-27T14:24:00Z">
        <w:r w:rsidDel="00E36C28">
          <w:delText xml:space="preserve">is </w:delText>
        </w:r>
      </w:del>
      <w:del w:id="58" w:author="Pete.Hulson" w:date="2023-07-27T14:22:00Z">
        <w:r w:rsidDel="00E36C28">
          <w:delText xml:space="preserve">there </w:delText>
        </w:r>
      </w:del>
      <w:ins w:id="59" w:author="Pete.Hulson" w:date="2023-07-27T14:23:00Z">
        <w:r w:rsidR="00E36C28">
          <w:t xml:space="preserve">current </w:t>
        </w:r>
      </w:ins>
      <w:ins w:id="60" w:author="Pete.Hulson" w:date="2023-07-27T14:22:00Z">
        <w:r w:rsidR="00E36C28">
          <w:t>sampling</w:t>
        </w:r>
      </w:ins>
      <w:ins w:id="61" w:author="Pete.Hulson" w:date="2023-07-27T14:23:00Z">
        <w:r w:rsidR="00E36C28">
          <w:t xml:space="preserve"> levels</w:t>
        </w:r>
      </w:ins>
      <w:ins w:id="62" w:author="Pete.Hulson" w:date="2023-07-27T14:22:00Z">
        <w:r w:rsidR="00E36C28">
          <w:t xml:space="preserve"> </w:t>
        </w:r>
        <w:r w:rsidR="00E36C28">
          <w:lastRenderedPageBreak/>
          <w:t xml:space="preserve">at </w:t>
        </w:r>
      </w:ins>
      <w:r>
        <w:t xml:space="preserve">a point of diminishing returns </w:t>
      </w:r>
      <w:ins w:id="63" w:author="Pete.Hulson" w:date="2023-07-27T14:22:00Z">
        <w:r w:rsidR="00E36C28">
          <w:t>and can we decrease sampling intensities</w:t>
        </w:r>
      </w:ins>
      <w:ins w:id="64" w:author="Pete.Hulson" w:date="2023-07-27T14:24:00Z">
        <w:r w:rsidR="00E36C28">
          <w:t xml:space="preserve"> for age and length</w:t>
        </w:r>
      </w:ins>
      <w:ins w:id="65" w:author="Pete.Hulson" w:date="2023-07-27T14:22:00Z">
        <w:r w:rsidR="00E36C28">
          <w:t xml:space="preserve"> without appreciably increasing uncertainty</w:t>
        </w:r>
      </w:ins>
      <w:del w:id="66" w:author="Pete.Hulson" w:date="2023-07-27T14:24:00Z">
        <w:r w:rsidDel="00E36C28">
          <w:delText>as we increase the number of age and length samples</w:delText>
        </w:r>
      </w:del>
      <w:r>
        <w:t>?</w:t>
      </w:r>
      <w:commentRangeEnd w:id="56"/>
      <w:r w:rsidR="00FF7C1A">
        <w:rPr>
          <w:rStyle w:val="CommentReference"/>
        </w:rPr>
        <w:commentReference w:id="56"/>
      </w:r>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67" w:name="methods"/>
      <w:bookmarkEnd w:id="6"/>
      <w:r>
        <w:t>M</w:t>
      </w:r>
      <w:r w:rsidR="00585513">
        <w:t>aterials and m</w:t>
      </w:r>
      <w:r>
        <w:t>ethods</w:t>
      </w:r>
    </w:p>
    <w:p w14:paraId="7ED910CB" w14:textId="77777777" w:rsidR="00CD027C" w:rsidRDefault="00CA1586">
      <w:pPr>
        <w:pStyle w:val="Heading2"/>
      </w:pPr>
      <w:bookmarkStart w:id="68" w:name="Xb58604b313a9f7e443735419bf250356041b4b3"/>
      <w:r>
        <w:t>Computing length and age composition from bottom trawl survey data</w:t>
      </w:r>
    </w:p>
    <w:p w14:paraId="6866495C" w14:textId="77777777" w:rsidR="00CD027C" w:rsidRDefault="00CA1586" w:rsidP="000E3E29">
      <w:pPr>
        <w:pStyle w:val="FirstParagraph"/>
        <w:ind w:firstLine="720"/>
      </w:pPr>
      <w:r>
        <w:t>Data collection for each AFSC GAP groundfish bottom trawl survey is described in respective NOAA Technical Memorandums (EBS: Lauth et al. 2019, AI: von Szalay et al. 2017, GOA: von Szalay and Raring 2018). The fundamental methods of length sample collection are generally synchronized between these surveys</w:t>
      </w:r>
      <w:del w:id="69" w:author="Pete.Hulson" w:date="2023-07-27T11:15:00Z">
        <w:r w:rsidDel="00060625">
          <w:delText>,</w:delText>
        </w:r>
        <w:commentRangeStart w:id="70"/>
        <w:r w:rsidDel="00060625">
          <w:delText xml:space="preserve"> with species-specific exceptions for minimum length sub-sample size</w:delText>
        </w:r>
      </w:del>
      <w:r>
        <w:t>.</w:t>
      </w:r>
      <w:commentRangeEnd w:id="70"/>
      <w:r w:rsidR="00FF7C1A">
        <w:rPr>
          <w:rStyle w:val="CommentReference"/>
        </w:rPr>
        <w:commentReference w:id="70"/>
      </w:r>
      <w:r>
        <w:t xml:space="preserv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AFSC’s Age and Growth laboratory for age determination. Survey age sampling protocols are species specific and follow 1 of 2 paradigms: 1) a stratified random collection distributed over both the spatial frame </w:t>
      </w:r>
      <w:commentRangeStart w:id="71"/>
      <w:r>
        <w:t xml:space="preserve">of the stratification scheme and the expected size range of a species; or 2) a small subsample (2-20 fish, species dependent) collected randomly per trawl. </w:t>
      </w:r>
      <w:commentRangeEnd w:id="71"/>
      <w:r w:rsidR="00FF7C1A">
        <w:rPr>
          <w:rStyle w:val="CommentReference"/>
        </w:rPr>
        <w:commentReference w:id="71"/>
      </w:r>
      <w:r>
        <w:t>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rPr>
          <w:ins w:id="72" w:author="Pete.Hulson" w:date="2023-07-31T12:43:00Z"/>
        </w:rPr>
      </w:pPr>
      <w:r>
        <w:lastRenderedPageBreak/>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Skalski 2006, Ailloud and Hoenig 2019). </w:t>
      </w:r>
      <w:ins w:id="73" w:author="Pete.Hulson" w:date="2023-07-31T12:43:00Z">
        <w:r w:rsidR="004F711F">
          <w:t>To expand the species-specific length frequency samples to 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ins>
    </w:p>
    <w:p w14:paraId="643E9A9A" w14:textId="77777777" w:rsidR="004F711F" w:rsidRDefault="002D0DB4" w:rsidP="004F711F">
      <w:pPr>
        <w:pStyle w:val="BodyText"/>
        <w:rPr>
          <w:ins w:id="74" w:author="Pete.Hulson" w:date="2023-07-31T12:43:00Z"/>
        </w:rPr>
      </w:pPr>
      <m:oMathPara>
        <m:oMathParaPr>
          <m:jc m:val="center"/>
        </m:oMathParaPr>
        <m:oMath>
          <m:sSub>
            <m:sSubPr>
              <m:ctrlPr>
                <w:ins w:id="75" w:author="Pete.Hulson" w:date="2023-07-31T12:43:00Z">
                  <w:rPr>
                    <w:rFonts w:ascii="Cambria Math" w:hAnsi="Cambria Math"/>
                  </w:rPr>
                </w:ins>
              </m:ctrlPr>
            </m:sSubPr>
            <m:e>
              <m:acc>
                <m:accPr>
                  <m:ctrlPr>
                    <w:ins w:id="76" w:author="Pete.Hulson" w:date="2023-07-31T12:43:00Z">
                      <w:rPr>
                        <w:rFonts w:ascii="Cambria Math" w:hAnsi="Cambria Math"/>
                      </w:rPr>
                    </w:ins>
                  </m:ctrlPr>
                </m:accPr>
                <m:e>
                  <m:r>
                    <w:ins w:id="77" w:author="Pete.Hulson" w:date="2023-07-31T12:43:00Z">
                      <w:rPr>
                        <w:rFonts w:ascii="Cambria Math" w:hAnsi="Cambria Math"/>
                      </w:rPr>
                      <m:t>N</m:t>
                    </w:ins>
                  </m:r>
                </m:e>
              </m:acc>
            </m:e>
            <m:sub>
              <m:r>
                <w:ins w:id="78" w:author="Pete.Hulson" w:date="2023-07-31T12:43:00Z">
                  <w:rPr>
                    <w:rFonts w:ascii="Cambria Math" w:hAnsi="Cambria Math"/>
                  </w:rPr>
                  <m:t>s</m:t>
                </w:ins>
              </m:r>
              <m:r>
                <w:ins w:id="79" w:author="Pete.Hulson" w:date="2023-07-31T12:43:00Z">
                  <m:rPr>
                    <m:sty m:val="p"/>
                  </m:rPr>
                  <w:rPr>
                    <w:rFonts w:ascii="Cambria Math" w:hAnsi="Cambria Math"/>
                  </w:rPr>
                  <m:t>,</m:t>
                </w:ins>
              </m:r>
              <m:r>
                <w:ins w:id="80" w:author="Pete.Hulson" w:date="2023-07-31T12:43:00Z">
                  <w:rPr>
                    <w:rFonts w:ascii="Cambria Math" w:hAnsi="Cambria Math"/>
                  </w:rPr>
                  <m:t>y</m:t>
                </w:ins>
              </m:r>
            </m:sub>
          </m:sSub>
          <m:r>
            <w:ins w:id="81" w:author="Pete.Hulson" w:date="2023-07-31T12:43:00Z">
              <m:rPr>
                <m:sty m:val="p"/>
              </m:rPr>
              <w:rPr>
                <w:rFonts w:ascii="Cambria Math" w:hAnsi="Cambria Math"/>
              </w:rPr>
              <m:t>=</m:t>
            </w:ins>
          </m:r>
          <m:sSub>
            <m:sSubPr>
              <m:ctrlPr>
                <w:ins w:id="82" w:author="Pete.Hulson" w:date="2023-07-31T12:43:00Z">
                  <w:rPr>
                    <w:rFonts w:ascii="Cambria Math" w:hAnsi="Cambria Math"/>
                  </w:rPr>
                </w:ins>
              </m:ctrlPr>
            </m:sSubPr>
            <m:e>
              <m:bar>
                <m:barPr>
                  <m:pos m:val="top"/>
                  <m:ctrlPr>
                    <w:ins w:id="83" w:author="Pete.Hulson" w:date="2023-07-31T12:43:00Z">
                      <w:rPr>
                        <w:rFonts w:ascii="Cambria Math" w:hAnsi="Cambria Math"/>
                      </w:rPr>
                    </w:ins>
                  </m:ctrlPr>
                </m:barPr>
                <m:e>
                  <m:r>
                    <w:ins w:id="84" w:author="Pete.Hulson" w:date="2023-07-31T12:43:00Z">
                      <w:rPr>
                        <w:rFonts w:ascii="Cambria Math" w:hAnsi="Cambria Math"/>
                      </w:rPr>
                      <m:t>CPUE</m:t>
                    </w:ins>
                  </m:r>
                </m:e>
              </m:bar>
            </m:e>
            <m:sub>
              <m:r>
                <w:ins w:id="85" w:author="Pete.Hulson" w:date="2023-07-31T12:43:00Z">
                  <w:rPr>
                    <w:rFonts w:ascii="Cambria Math" w:hAnsi="Cambria Math"/>
                  </w:rPr>
                  <m:t>s</m:t>
                </w:ins>
              </m:r>
              <m:r>
                <w:ins w:id="86" w:author="Pete.Hulson" w:date="2023-07-31T12:43:00Z">
                  <m:rPr>
                    <m:sty m:val="p"/>
                  </m:rPr>
                  <w:rPr>
                    <w:rFonts w:ascii="Cambria Math" w:hAnsi="Cambria Math"/>
                  </w:rPr>
                  <m:t>,</m:t>
                </w:ins>
              </m:r>
              <m:r>
                <w:ins w:id="87" w:author="Pete.Hulson" w:date="2023-07-31T12:43:00Z">
                  <w:rPr>
                    <w:rFonts w:ascii="Cambria Math" w:hAnsi="Cambria Math"/>
                  </w:rPr>
                  <m:t>y</m:t>
                </w:ins>
              </m:r>
            </m:sub>
          </m:sSub>
          <m:r>
            <w:ins w:id="88" w:author="Pete.Hulson" w:date="2023-07-31T12:43:00Z">
              <m:rPr>
                <m:sty m:val="p"/>
              </m:rPr>
              <w:rPr>
                <w:rFonts w:ascii="Cambria Math" w:hAnsi="Cambria Math"/>
              </w:rPr>
              <m:t>⋅</m:t>
            </w:ins>
          </m:r>
          <m:sSub>
            <m:sSubPr>
              <m:ctrlPr>
                <w:ins w:id="89" w:author="Pete.Hulson" w:date="2023-07-31T12:43:00Z">
                  <w:rPr>
                    <w:rFonts w:ascii="Cambria Math" w:hAnsi="Cambria Math"/>
                  </w:rPr>
                </w:ins>
              </m:ctrlPr>
            </m:sSubPr>
            <m:e>
              <m:r>
                <w:ins w:id="90" w:author="Pete.Hulson" w:date="2023-07-31T12:43:00Z">
                  <w:rPr>
                    <w:rFonts w:ascii="Cambria Math" w:hAnsi="Cambria Math"/>
                  </w:rPr>
                  <m:t>A</m:t>
                </w:ins>
              </m:r>
            </m:e>
            <m:sub>
              <m:r>
                <w:ins w:id="91" w:author="Pete.Hulson" w:date="2023-07-31T12:43:00Z">
                  <w:rPr>
                    <w:rFonts w:ascii="Cambria Math" w:hAnsi="Cambria Math"/>
                  </w:rPr>
                  <m:t>s</m:t>
                </w:ins>
              </m:r>
            </m:sub>
          </m:sSub>
          <m:r>
            <w:ins w:id="92" w:author="Pete.Hulson" w:date="2023-07-31T12:43:00Z">
              <w:rPr>
                <w:rFonts w:ascii="Cambria Math" w:hAnsi="Cambria Math"/>
              </w:rPr>
              <m:t>  </m:t>
            </w:ins>
          </m:r>
          <m:d>
            <m:dPr>
              <m:ctrlPr>
                <w:ins w:id="93" w:author="Pete.Hulson" w:date="2023-07-31T12:43:00Z">
                  <w:rPr>
                    <w:rFonts w:ascii="Cambria Math" w:hAnsi="Cambria Math"/>
                  </w:rPr>
                </w:ins>
              </m:ctrlPr>
            </m:dPr>
            <m:e>
              <m:r>
                <w:ins w:id="94" w:author="Pete.Hulson" w:date="2023-07-31T12:43:00Z">
                  <w:rPr>
                    <w:rFonts w:ascii="Cambria Math" w:hAnsi="Cambria Math"/>
                  </w:rPr>
                  <m:t>1</m:t>
                </w:ins>
              </m:r>
            </m:e>
          </m:d>
        </m:oMath>
      </m:oMathPara>
    </w:p>
    <w:p w14:paraId="50BDE94D" w14:textId="31E1669D" w:rsidR="004F711F" w:rsidRDefault="004F711F" w:rsidP="004F711F">
      <w:pPr>
        <w:pStyle w:val="FirstParagraph"/>
        <w:rPr>
          <w:ins w:id="95" w:author="Pete.Hulson" w:date="2023-07-31T12:43:00Z"/>
        </w:rPr>
      </w:pPr>
      <w:ins w:id="96" w:author="Pete.Hulson" w:date="2023-07-31T12:43:00Z">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ins>
    </w:p>
    <w:commentRangeStart w:id="97"/>
    <w:p w14:paraId="20AC0345" w14:textId="77777777" w:rsidR="004F711F" w:rsidRDefault="002D0DB4" w:rsidP="004F711F">
      <w:pPr>
        <w:pStyle w:val="BodyText"/>
        <w:rPr>
          <w:ins w:id="98" w:author="Pete.Hulson" w:date="2023-07-31T12:43:00Z"/>
        </w:rPr>
      </w:pPr>
      <m:oMathPara>
        <m:oMathParaPr>
          <m:jc m:val="center"/>
        </m:oMathParaPr>
        <m:oMath>
          <m:sSub>
            <m:sSubPr>
              <m:ctrlPr>
                <w:ins w:id="99" w:author="Pete.Hulson" w:date="2023-07-31T12:43:00Z">
                  <w:rPr>
                    <w:rFonts w:ascii="Cambria Math" w:hAnsi="Cambria Math"/>
                  </w:rPr>
                </w:ins>
              </m:ctrlPr>
            </m:sSubPr>
            <m:e>
              <m:acc>
                <m:accPr>
                  <m:ctrlPr>
                    <w:ins w:id="100" w:author="Pete.Hulson" w:date="2023-07-31T12:43:00Z">
                      <w:rPr>
                        <w:rFonts w:ascii="Cambria Math" w:hAnsi="Cambria Math"/>
                      </w:rPr>
                    </w:ins>
                  </m:ctrlPr>
                </m:accPr>
                <m:e>
                  <m:r>
                    <w:ins w:id="101" w:author="Pete.Hulson" w:date="2023-07-31T12:43:00Z">
                      <w:rPr>
                        <w:rFonts w:ascii="Cambria Math" w:hAnsi="Cambria Math"/>
                      </w:rPr>
                      <m:t>c</m:t>
                    </w:ins>
                  </m:r>
                </m:e>
              </m:acc>
            </m:e>
            <m:sub>
              <m:r>
                <w:ins w:id="102" w:author="Pete.Hulson" w:date="2023-07-31T12:43:00Z">
                  <w:rPr>
                    <w:rFonts w:ascii="Cambria Math" w:hAnsi="Cambria Math"/>
                  </w:rPr>
                  <m:t>h</m:t>
                </w:ins>
              </m:r>
              <m:r>
                <w:ins w:id="103" w:author="Pete.Hulson" w:date="2023-07-31T12:43:00Z">
                  <m:rPr>
                    <m:sty m:val="p"/>
                  </m:rPr>
                  <w:rPr>
                    <w:rFonts w:ascii="Cambria Math" w:hAnsi="Cambria Math"/>
                  </w:rPr>
                  <m:t>,</m:t>
                </w:ins>
              </m:r>
              <m:r>
                <w:ins w:id="104" w:author="Pete.Hulson" w:date="2023-07-31T12:43:00Z">
                  <w:rPr>
                    <w:rFonts w:ascii="Cambria Math" w:hAnsi="Cambria Math"/>
                  </w:rPr>
                  <m:t>s</m:t>
                </w:ins>
              </m:r>
              <m:r>
                <w:ins w:id="105" w:author="Pete.Hulson" w:date="2023-07-31T12:43:00Z">
                  <m:rPr>
                    <m:sty m:val="p"/>
                  </m:rPr>
                  <w:rPr>
                    <w:rFonts w:ascii="Cambria Math" w:hAnsi="Cambria Math"/>
                  </w:rPr>
                  <m:t>,</m:t>
                </w:ins>
              </m:r>
              <m:r>
                <w:ins w:id="106" w:author="Pete.Hulson" w:date="2023-07-31T12:43:00Z">
                  <w:rPr>
                    <w:rFonts w:ascii="Cambria Math" w:hAnsi="Cambria Math"/>
                  </w:rPr>
                  <m:t>y</m:t>
                </w:ins>
              </m:r>
            </m:sub>
          </m:sSub>
          <w:commentRangeEnd w:id="97"/>
          <m:r>
            <w:ins w:id="107" w:author="Pete.Hulson" w:date="2023-07-31T12:43:00Z">
              <m:rPr>
                <m:sty m:val="p"/>
              </m:rPr>
              <w:rPr>
                <w:rStyle w:val="CommentReference"/>
              </w:rPr>
              <w:commentReference w:id="97"/>
            </w:ins>
          </m:r>
          <m:r>
            <w:ins w:id="108" w:author="Pete.Hulson" w:date="2023-07-31T12:43:00Z">
              <m:rPr>
                <m:sty m:val="p"/>
              </m:rPr>
              <w:rPr>
                <w:rFonts w:ascii="Cambria Math" w:hAnsi="Cambria Math"/>
              </w:rPr>
              <m:t>=</m:t>
            </w:ins>
          </m:r>
          <m:f>
            <m:fPr>
              <m:ctrlPr>
                <w:ins w:id="109" w:author="Pete.Hulson" w:date="2023-07-31T12:43:00Z">
                  <w:rPr>
                    <w:rFonts w:ascii="Cambria Math" w:hAnsi="Cambria Math"/>
                  </w:rPr>
                </w:ins>
              </m:ctrlPr>
            </m:fPr>
            <m:num>
              <m:r>
                <w:ins w:id="110" w:author="Pete.Hulson" w:date="2023-07-31T12:43:00Z">
                  <w:rPr>
                    <w:rFonts w:ascii="Cambria Math" w:hAnsi="Cambria Math"/>
                  </w:rPr>
                  <m:t>CPU</m:t>
                </w:ins>
              </m:r>
              <m:sSub>
                <m:sSubPr>
                  <m:ctrlPr>
                    <w:ins w:id="111" w:author="Pete.Hulson" w:date="2023-07-31T12:43:00Z">
                      <w:rPr>
                        <w:rFonts w:ascii="Cambria Math" w:hAnsi="Cambria Math"/>
                      </w:rPr>
                    </w:ins>
                  </m:ctrlPr>
                </m:sSubPr>
                <m:e>
                  <m:r>
                    <w:ins w:id="112" w:author="Pete.Hulson" w:date="2023-07-31T12:43:00Z">
                      <w:rPr>
                        <w:rFonts w:ascii="Cambria Math" w:hAnsi="Cambria Math"/>
                      </w:rPr>
                      <m:t>E</m:t>
                    </w:ins>
                  </m:r>
                </m:e>
                <m:sub>
                  <m:r>
                    <w:ins w:id="113" w:author="Pete.Hulson" w:date="2023-07-31T12:43:00Z">
                      <w:rPr>
                        <w:rFonts w:ascii="Cambria Math" w:hAnsi="Cambria Math"/>
                      </w:rPr>
                      <m:t>h</m:t>
                    </w:ins>
                  </m:r>
                  <m:r>
                    <w:ins w:id="114" w:author="Pete.Hulson" w:date="2023-07-31T12:43:00Z">
                      <m:rPr>
                        <m:sty m:val="p"/>
                      </m:rPr>
                      <w:rPr>
                        <w:rFonts w:ascii="Cambria Math" w:hAnsi="Cambria Math"/>
                      </w:rPr>
                      <m:t>,</m:t>
                    </w:ins>
                  </m:r>
                  <m:r>
                    <w:ins w:id="115" w:author="Pete.Hulson" w:date="2023-07-31T12:43:00Z">
                      <w:rPr>
                        <w:rFonts w:ascii="Cambria Math" w:hAnsi="Cambria Math"/>
                      </w:rPr>
                      <m:t>s</m:t>
                    </w:ins>
                  </m:r>
                  <m:r>
                    <w:ins w:id="116" w:author="Pete.Hulson" w:date="2023-07-31T12:43:00Z">
                      <m:rPr>
                        <m:sty m:val="p"/>
                      </m:rPr>
                      <w:rPr>
                        <w:rFonts w:ascii="Cambria Math" w:hAnsi="Cambria Math"/>
                      </w:rPr>
                      <m:t>,</m:t>
                    </w:ins>
                  </m:r>
                  <m:r>
                    <w:ins w:id="117" w:author="Pete.Hulson" w:date="2023-07-31T12:43:00Z">
                      <w:rPr>
                        <w:rFonts w:ascii="Cambria Math" w:hAnsi="Cambria Math"/>
                      </w:rPr>
                      <m:t>y</m:t>
                    </w:ins>
                  </m:r>
                </m:sub>
              </m:sSub>
            </m:num>
            <m:den>
              <m:nary>
                <m:naryPr>
                  <m:chr m:val="∑"/>
                  <m:limLoc m:val="undOvr"/>
                  <m:ctrlPr>
                    <w:ins w:id="118" w:author="Pete.Hulson" w:date="2023-07-31T12:43:00Z">
                      <w:rPr>
                        <w:rFonts w:ascii="Cambria Math" w:hAnsi="Cambria Math"/>
                      </w:rPr>
                    </w:ins>
                  </m:ctrlPr>
                </m:naryPr>
                <m:sub>
                  <m:r>
                    <w:ins w:id="119" w:author="Pete.Hulson" w:date="2023-07-31T12:43:00Z">
                      <w:rPr>
                        <w:rFonts w:ascii="Cambria Math" w:hAnsi="Cambria Math"/>
                      </w:rPr>
                      <m:t>h</m:t>
                    </w:ins>
                  </m:r>
                  <m:r>
                    <w:ins w:id="120" w:author="Pete.Hulson" w:date="2023-07-31T12:43:00Z">
                      <m:rPr>
                        <m:sty m:val="p"/>
                      </m:rPr>
                      <w:rPr>
                        <w:rFonts w:ascii="Cambria Math" w:hAnsi="Cambria Math"/>
                      </w:rPr>
                      <m:t>=</m:t>
                    </w:ins>
                  </m:r>
                  <m:r>
                    <w:ins w:id="121" w:author="Pete.Hulson" w:date="2023-07-31T12:43:00Z">
                      <w:rPr>
                        <w:rFonts w:ascii="Cambria Math" w:hAnsi="Cambria Math"/>
                      </w:rPr>
                      <m:t>1</m:t>
                    </w:ins>
                  </m:r>
                </m:sub>
                <m:sup>
                  <m:sSub>
                    <m:sSubPr>
                      <m:ctrlPr>
                        <w:ins w:id="122" w:author="Pete.Hulson" w:date="2023-07-31T12:43:00Z">
                          <w:rPr>
                            <w:rFonts w:ascii="Cambria Math" w:hAnsi="Cambria Math"/>
                          </w:rPr>
                        </w:ins>
                      </m:ctrlPr>
                    </m:sSubPr>
                    <m:e>
                      <m:r>
                        <w:ins w:id="123" w:author="Pete.Hulson" w:date="2023-07-31T12:43:00Z">
                          <w:rPr>
                            <w:rFonts w:ascii="Cambria Math" w:hAnsi="Cambria Math"/>
                          </w:rPr>
                          <m:t>H</m:t>
                        </w:ins>
                      </m:r>
                    </m:e>
                    <m:sub>
                      <m:r>
                        <w:ins w:id="124" w:author="Pete.Hulson" w:date="2023-07-31T12:43:00Z">
                          <w:rPr>
                            <w:rFonts w:ascii="Cambria Math" w:hAnsi="Cambria Math"/>
                          </w:rPr>
                          <m:t>s</m:t>
                        </w:ins>
                      </m:r>
                      <m:r>
                        <w:ins w:id="125" w:author="Pete.Hulson" w:date="2023-07-31T12:43:00Z">
                          <m:rPr>
                            <m:sty m:val="p"/>
                          </m:rPr>
                          <w:rPr>
                            <w:rFonts w:ascii="Cambria Math" w:hAnsi="Cambria Math"/>
                          </w:rPr>
                          <m:t>,</m:t>
                        </w:ins>
                      </m:r>
                      <m:r>
                        <w:ins w:id="126" w:author="Pete.Hulson" w:date="2023-07-31T12:43:00Z">
                          <w:rPr>
                            <w:rFonts w:ascii="Cambria Math" w:hAnsi="Cambria Math"/>
                          </w:rPr>
                          <m:t>y</m:t>
                        </w:ins>
                      </m:r>
                    </m:sub>
                  </m:sSub>
                </m:sup>
                <m:e>
                  <m:r>
                    <w:ins w:id="127" w:author="Pete.Hulson" w:date="2023-07-31T12:43:00Z">
                      <w:rPr>
                        <w:rFonts w:ascii="Cambria Math" w:hAnsi="Cambria Math"/>
                      </w:rPr>
                      <m:t>C</m:t>
                    </w:ins>
                  </m:r>
                </m:e>
              </m:nary>
              <m:r>
                <w:ins w:id="128" w:author="Pete.Hulson" w:date="2023-07-31T12:43:00Z">
                  <w:rPr>
                    <w:rFonts w:ascii="Cambria Math" w:hAnsi="Cambria Math"/>
                  </w:rPr>
                  <m:t>PU</m:t>
                </w:ins>
              </m:r>
              <m:sSub>
                <m:sSubPr>
                  <m:ctrlPr>
                    <w:ins w:id="129" w:author="Pete.Hulson" w:date="2023-07-31T12:43:00Z">
                      <w:rPr>
                        <w:rFonts w:ascii="Cambria Math" w:hAnsi="Cambria Math"/>
                      </w:rPr>
                    </w:ins>
                  </m:ctrlPr>
                </m:sSubPr>
                <m:e>
                  <m:r>
                    <w:ins w:id="130" w:author="Pete.Hulson" w:date="2023-07-31T12:43:00Z">
                      <w:rPr>
                        <w:rFonts w:ascii="Cambria Math" w:hAnsi="Cambria Math"/>
                      </w:rPr>
                      <m:t>E</m:t>
                    </w:ins>
                  </m:r>
                </m:e>
                <m:sub>
                  <m:r>
                    <w:ins w:id="131" w:author="Pete.Hulson" w:date="2023-07-31T12:43:00Z">
                      <w:rPr>
                        <w:rFonts w:ascii="Cambria Math" w:hAnsi="Cambria Math"/>
                      </w:rPr>
                      <m:t>h</m:t>
                    </w:ins>
                  </m:r>
                  <m:r>
                    <w:ins w:id="132" w:author="Pete.Hulson" w:date="2023-07-31T12:43:00Z">
                      <m:rPr>
                        <m:sty m:val="p"/>
                      </m:rPr>
                      <w:rPr>
                        <w:rFonts w:ascii="Cambria Math" w:hAnsi="Cambria Math"/>
                      </w:rPr>
                      <m:t>,</m:t>
                    </w:ins>
                  </m:r>
                  <m:r>
                    <w:ins w:id="133" w:author="Pete.Hulson" w:date="2023-07-31T12:43:00Z">
                      <w:rPr>
                        <w:rFonts w:ascii="Cambria Math" w:hAnsi="Cambria Math"/>
                      </w:rPr>
                      <m:t>s</m:t>
                    </w:ins>
                  </m:r>
                  <m:r>
                    <w:ins w:id="134" w:author="Pete.Hulson" w:date="2023-07-31T12:43:00Z">
                      <m:rPr>
                        <m:sty m:val="p"/>
                      </m:rPr>
                      <w:rPr>
                        <w:rFonts w:ascii="Cambria Math" w:hAnsi="Cambria Math"/>
                      </w:rPr>
                      <m:t>,</m:t>
                    </w:ins>
                  </m:r>
                  <m:r>
                    <w:ins w:id="135" w:author="Pete.Hulson" w:date="2023-07-31T12:43:00Z">
                      <w:rPr>
                        <w:rFonts w:ascii="Cambria Math" w:hAnsi="Cambria Math"/>
                      </w:rPr>
                      <m:t>y</m:t>
                    </w:ins>
                  </m:r>
                </m:sub>
              </m:sSub>
            </m:den>
          </m:f>
          <m:r>
            <w:ins w:id="136" w:author="Pete.Hulson" w:date="2023-07-31T12:43:00Z">
              <w:rPr>
                <w:rFonts w:ascii="Cambria Math" w:hAnsi="Cambria Math"/>
              </w:rPr>
              <m:t>  </m:t>
            </w:ins>
          </m:r>
          <m:d>
            <m:dPr>
              <m:ctrlPr>
                <w:ins w:id="137" w:author="Pete.Hulson" w:date="2023-07-31T12:43:00Z">
                  <w:rPr>
                    <w:rFonts w:ascii="Cambria Math" w:hAnsi="Cambria Math"/>
                  </w:rPr>
                </w:ins>
              </m:ctrlPr>
            </m:dPr>
            <m:e>
              <m:r>
                <w:ins w:id="138" w:author="Pete.Hulson" w:date="2023-07-31T12:43:00Z">
                  <w:rPr>
                    <w:rFonts w:ascii="Cambria Math" w:hAnsi="Cambria Math"/>
                  </w:rPr>
                  <m:t>2</m:t>
                </w:ins>
              </m:r>
            </m:e>
          </m:d>
        </m:oMath>
      </m:oMathPara>
    </w:p>
    <w:p w14:paraId="02062ECF" w14:textId="77777777" w:rsidR="004F711F" w:rsidRDefault="004F711F" w:rsidP="004F711F">
      <w:pPr>
        <w:pStyle w:val="FirstParagraph"/>
        <w:rPr>
          <w:ins w:id="139" w:author="Pete.Hulson" w:date="2023-07-31T12:43:00Z"/>
        </w:rPr>
      </w:pPr>
      <w:ins w:id="140" w:author="Pete.Hulson" w:date="2023-07-31T12:43:00Z">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ins>
    </w:p>
    <w:p w14:paraId="423E6C47" w14:textId="77777777" w:rsidR="004F711F" w:rsidRDefault="002D0DB4" w:rsidP="004F711F">
      <w:pPr>
        <w:pStyle w:val="BodyText"/>
        <w:rPr>
          <w:ins w:id="141" w:author="Pete.Hulson" w:date="2023-07-31T12:43:00Z"/>
        </w:rPr>
      </w:pPr>
      <m:oMathPara>
        <m:oMathParaPr>
          <m:jc m:val="center"/>
        </m:oMathParaPr>
        <m:oMath>
          <m:sSub>
            <m:sSubPr>
              <m:ctrlPr>
                <w:ins w:id="142" w:author="Pete.Hulson" w:date="2023-07-31T12:43:00Z">
                  <w:rPr>
                    <w:rFonts w:ascii="Cambria Math" w:hAnsi="Cambria Math"/>
                  </w:rPr>
                </w:ins>
              </m:ctrlPr>
            </m:sSubPr>
            <m:e>
              <m:acc>
                <m:accPr>
                  <m:ctrlPr>
                    <w:ins w:id="143" w:author="Pete.Hulson" w:date="2023-07-31T12:43:00Z">
                      <w:rPr>
                        <w:rFonts w:ascii="Cambria Math" w:hAnsi="Cambria Math"/>
                      </w:rPr>
                    </w:ins>
                  </m:ctrlPr>
                </m:accPr>
                <m:e>
                  <m:r>
                    <w:ins w:id="144" w:author="Pete.Hulson" w:date="2023-07-31T12:43:00Z">
                      <w:rPr>
                        <w:rFonts w:ascii="Cambria Math" w:hAnsi="Cambria Math"/>
                      </w:rPr>
                      <m:t>p</m:t>
                    </w:ins>
                  </m:r>
                </m:e>
              </m:acc>
            </m:e>
            <m:sub>
              <m:r>
                <w:ins w:id="145" w:author="Pete.Hulson" w:date="2023-07-31T12:43:00Z">
                  <w:rPr>
                    <w:rFonts w:ascii="Cambria Math" w:hAnsi="Cambria Math"/>
                  </w:rPr>
                  <m:t>x</m:t>
                </w:ins>
              </m:r>
              <m:r>
                <w:ins w:id="146" w:author="Pete.Hulson" w:date="2023-07-31T12:43:00Z">
                  <m:rPr>
                    <m:sty m:val="p"/>
                  </m:rPr>
                  <w:rPr>
                    <w:rFonts w:ascii="Cambria Math" w:hAnsi="Cambria Math"/>
                  </w:rPr>
                  <m:t>,</m:t>
                </w:ins>
              </m:r>
              <m:r>
                <w:ins w:id="147" w:author="Pete.Hulson" w:date="2023-07-31T12:43:00Z">
                  <w:rPr>
                    <w:rFonts w:ascii="Cambria Math" w:hAnsi="Cambria Math"/>
                  </w:rPr>
                  <m:t>l</m:t>
                </w:ins>
              </m:r>
              <m:r>
                <w:ins w:id="148" w:author="Pete.Hulson" w:date="2023-07-31T12:43:00Z">
                  <m:rPr>
                    <m:sty m:val="p"/>
                  </m:rPr>
                  <w:rPr>
                    <w:rFonts w:ascii="Cambria Math" w:hAnsi="Cambria Math"/>
                  </w:rPr>
                  <m:t>,</m:t>
                </w:ins>
              </m:r>
              <m:r>
                <w:ins w:id="149" w:author="Pete.Hulson" w:date="2023-07-31T12:43:00Z">
                  <w:rPr>
                    <w:rFonts w:ascii="Cambria Math" w:hAnsi="Cambria Math"/>
                  </w:rPr>
                  <m:t>h</m:t>
                </w:ins>
              </m:r>
              <m:r>
                <w:ins w:id="150" w:author="Pete.Hulson" w:date="2023-07-31T12:43:00Z">
                  <m:rPr>
                    <m:sty m:val="p"/>
                  </m:rPr>
                  <w:rPr>
                    <w:rFonts w:ascii="Cambria Math" w:hAnsi="Cambria Math"/>
                  </w:rPr>
                  <m:t>,</m:t>
                </w:ins>
              </m:r>
              <m:r>
                <w:ins w:id="151" w:author="Pete.Hulson" w:date="2023-07-31T12:43:00Z">
                  <w:rPr>
                    <w:rFonts w:ascii="Cambria Math" w:hAnsi="Cambria Math"/>
                  </w:rPr>
                  <m:t>s</m:t>
                </w:ins>
              </m:r>
              <m:r>
                <w:ins w:id="152" w:author="Pete.Hulson" w:date="2023-07-31T12:43:00Z">
                  <m:rPr>
                    <m:sty m:val="p"/>
                  </m:rPr>
                  <w:rPr>
                    <w:rFonts w:ascii="Cambria Math" w:hAnsi="Cambria Math"/>
                  </w:rPr>
                  <m:t>,</m:t>
                </w:ins>
              </m:r>
              <m:r>
                <w:ins w:id="153" w:author="Pete.Hulson" w:date="2023-07-31T12:43:00Z">
                  <w:rPr>
                    <w:rFonts w:ascii="Cambria Math" w:hAnsi="Cambria Math"/>
                  </w:rPr>
                  <m:t>y</m:t>
                </w:ins>
              </m:r>
            </m:sub>
          </m:sSub>
          <m:r>
            <w:ins w:id="154" w:author="Pete.Hulson" w:date="2023-07-31T12:43:00Z">
              <m:rPr>
                <m:sty m:val="p"/>
              </m:rPr>
              <w:rPr>
                <w:rFonts w:ascii="Cambria Math" w:hAnsi="Cambria Math"/>
              </w:rPr>
              <m:t>=</m:t>
            </w:ins>
          </m:r>
          <m:f>
            <m:fPr>
              <m:ctrlPr>
                <w:ins w:id="155" w:author="Pete.Hulson" w:date="2023-07-31T12:43:00Z">
                  <w:rPr>
                    <w:rFonts w:ascii="Cambria Math" w:hAnsi="Cambria Math"/>
                  </w:rPr>
                </w:ins>
              </m:ctrlPr>
            </m:fPr>
            <m:num>
              <m:nary>
                <m:naryPr>
                  <m:chr m:val="∑"/>
                  <m:limLoc m:val="undOvr"/>
                  <m:ctrlPr>
                    <w:ins w:id="156" w:author="Pete.Hulson" w:date="2023-07-31T12:43:00Z">
                      <w:rPr>
                        <w:rFonts w:ascii="Cambria Math" w:hAnsi="Cambria Math"/>
                      </w:rPr>
                    </w:ins>
                  </m:ctrlPr>
                </m:naryPr>
                <m:sub>
                  <m:r>
                    <w:ins w:id="157" w:author="Pete.Hulson" w:date="2023-07-31T12:43:00Z">
                      <w:rPr>
                        <w:rFonts w:ascii="Cambria Math" w:hAnsi="Cambria Math"/>
                      </w:rPr>
                      <m:t>h</m:t>
                    </w:ins>
                  </m:r>
                  <m:r>
                    <w:ins w:id="158" w:author="Pete.Hulson" w:date="2023-07-31T12:43:00Z">
                      <m:rPr>
                        <m:sty m:val="p"/>
                      </m:rPr>
                      <w:rPr>
                        <w:rFonts w:ascii="Cambria Math" w:hAnsi="Cambria Math"/>
                      </w:rPr>
                      <m:t>=</m:t>
                    </w:ins>
                  </m:r>
                  <m:r>
                    <w:ins w:id="159" w:author="Pete.Hulson" w:date="2023-07-31T12:43:00Z">
                      <w:rPr>
                        <w:rFonts w:ascii="Cambria Math" w:hAnsi="Cambria Math"/>
                      </w:rPr>
                      <m:t>1</m:t>
                    </w:ins>
                  </m:r>
                </m:sub>
                <m:sup>
                  <m:sSub>
                    <m:sSubPr>
                      <m:ctrlPr>
                        <w:ins w:id="160" w:author="Pete.Hulson" w:date="2023-07-31T12:43:00Z">
                          <w:rPr>
                            <w:rFonts w:ascii="Cambria Math" w:hAnsi="Cambria Math"/>
                          </w:rPr>
                        </w:ins>
                      </m:ctrlPr>
                    </m:sSubPr>
                    <m:e>
                      <m:r>
                        <w:ins w:id="161" w:author="Pete.Hulson" w:date="2023-07-31T12:43:00Z">
                          <w:rPr>
                            <w:rFonts w:ascii="Cambria Math" w:hAnsi="Cambria Math"/>
                          </w:rPr>
                          <m:t>H</m:t>
                        </w:ins>
                      </m:r>
                    </m:e>
                    <m:sub>
                      <m:r>
                        <w:ins w:id="162" w:author="Pete.Hulson" w:date="2023-07-31T12:43:00Z">
                          <w:rPr>
                            <w:rFonts w:ascii="Cambria Math" w:hAnsi="Cambria Math"/>
                          </w:rPr>
                          <m:t>s</m:t>
                        </w:ins>
                      </m:r>
                      <m:r>
                        <w:ins w:id="163" w:author="Pete.Hulson" w:date="2023-07-31T12:43:00Z">
                          <m:rPr>
                            <m:sty m:val="p"/>
                          </m:rPr>
                          <w:rPr>
                            <w:rFonts w:ascii="Cambria Math" w:hAnsi="Cambria Math"/>
                          </w:rPr>
                          <m:t>,</m:t>
                        </w:ins>
                      </m:r>
                      <m:r>
                        <w:ins w:id="164" w:author="Pete.Hulson" w:date="2023-07-31T12:43:00Z">
                          <w:rPr>
                            <w:rFonts w:ascii="Cambria Math" w:hAnsi="Cambria Math"/>
                          </w:rPr>
                          <m:t>y</m:t>
                        </w:ins>
                      </m:r>
                    </m:sub>
                  </m:sSub>
                </m:sup>
                <m:e>
                  <m:d>
                    <m:dPr>
                      <m:begChr m:val="["/>
                      <m:endChr m:val="]"/>
                      <m:ctrlPr>
                        <w:ins w:id="165" w:author="Pete.Hulson" w:date="2023-07-31T12:43:00Z">
                          <w:rPr>
                            <w:rFonts w:ascii="Cambria Math" w:hAnsi="Cambria Math"/>
                          </w:rPr>
                        </w:ins>
                      </m:ctrlPr>
                    </m:dPr>
                    <m:e>
                      <m:sSub>
                        <m:sSubPr>
                          <m:ctrlPr>
                            <w:ins w:id="166" w:author="Pete.Hulson" w:date="2023-07-31T12:43:00Z">
                              <w:rPr>
                                <w:rFonts w:ascii="Cambria Math" w:hAnsi="Cambria Math"/>
                              </w:rPr>
                            </w:ins>
                          </m:ctrlPr>
                        </m:sSubPr>
                        <m:e>
                          <m:r>
                            <w:ins w:id="167" w:author="Pete.Hulson" w:date="2023-07-31T12:43:00Z">
                              <w:rPr>
                                <w:rFonts w:ascii="Cambria Math" w:hAnsi="Cambria Math"/>
                              </w:rPr>
                              <m:t>N</m:t>
                            </w:ins>
                          </m:r>
                        </m:e>
                        <m:sub>
                          <m:r>
                            <w:ins w:id="168" w:author="Pete.Hulson" w:date="2023-07-31T12:43:00Z">
                              <w:rPr>
                                <w:rFonts w:ascii="Cambria Math" w:hAnsi="Cambria Math"/>
                              </w:rPr>
                              <m:t>x</m:t>
                            </w:ins>
                          </m:r>
                          <m:r>
                            <w:ins w:id="169" w:author="Pete.Hulson" w:date="2023-07-31T12:43:00Z">
                              <m:rPr>
                                <m:sty m:val="p"/>
                              </m:rPr>
                              <w:rPr>
                                <w:rFonts w:ascii="Cambria Math" w:hAnsi="Cambria Math"/>
                              </w:rPr>
                              <m:t>,</m:t>
                            </w:ins>
                          </m:r>
                          <m:r>
                            <w:ins w:id="170" w:author="Pete.Hulson" w:date="2023-07-31T12:43:00Z">
                              <w:rPr>
                                <w:rFonts w:ascii="Cambria Math" w:hAnsi="Cambria Math"/>
                              </w:rPr>
                              <m:t>l</m:t>
                            </w:ins>
                          </m:r>
                          <m:r>
                            <w:ins w:id="171" w:author="Pete.Hulson" w:date="2023-07-31T12:43:00Z">
                              <m:rPr>
                                <m:sty m:val="p"/>
                              </m:rPr>
                              <w:rPr>
                                <w:rFonts w:ascii="Cambria Math" w:hAnsi="Cambria Math"/>
                              </w:rPr>
                              <m:t>,</m:t>
                            </w:ins>
                          </m:r>
                          <m:r>
                            <w:ins w:id="172" w:author="Pete.Hulson" w:date="2023-07-31T12:43:00Z">
                              <w:rPr>
                                <w:rFonts w:ascii="Cambria Math" w:hAnsi="Cambria Math"/>
                              </w:rPr>
                              <m:t>h</m:t>
                            </w:ins>
                          </m:r>
                          <m:r>
                            <w:ins w:id="173" w:author="Pete.Hulson" w:date="2023-07-31T12:43:00Z">
                              <m:rPr>
                                <m:sty m:val="p"/>
                              </m:rPr>
                              <w:rPr>
                                <w:rFonts w:ascii="Cambria Math" w:hAnsi="Cambria Math"/>
                              </w:rPr>
                              <m:t>,</m:t>
                            </w:ins>
                          </m:r>
                          <m:r>
                            <w:ins w:id="174" w:author="Pete.Hulson" w:date="2023-07-31T12:43:00Z">
                              <w:rPr>
                                <w:rFonts w:ascii="Cambria Math" w:hAnsi="Cambria Math"/>
                              </w:rPr>
                              <m:t>s</m:t>
                            </w:ins>
                          </m:r>
                          <m:r>
                            <w:ins w:id="175" w:author="Pete.Hulson" w:date="2023-07-31T12:43:00Z">
                              <m:rPr>
                                <m:sty m:val="p"/>
                              </m:rPr>
                              <w:rPr>
                                <w:rFonts w:ascii="Cambria Math" w:hAnsi="Cambria Math"/>
                              </w:rPr>
                              <m:t>,</m:t>
                            </w:ins>
                          </m:r>
                          <m:r>
                            <w:ins w:id="176" w:author="Pete.Hulson" w:date="2023-07-31T12:43:00Z">
                              <w:rPr>
                                <w:rFonts w:ascii="Cambria Math" w:hAnsi="Cambria Math"/>
                              </w:rPr>
                              <m:t>y</m:t>
                            </w:ins>
                          </m:r>
                        </m:sub>
                      </m:sSub>
                      <m:r>
                        <w:ins w:id="177" w:author="Pete.Hulson" w:date="2023-07-31T12:43:00Z">
                          <m:rPr>
                            <m:sty m:val="p"/>
                          </m:rPr>
                          <w:rPr>
                            <w:rFonts w:ascii="Cambria Math" w:hAnsi="Cambria Math"/>
                          </w:rPr>
                          <m:t>/</m:t>
                        </w:ins>
                      </m:r>
                      <m:sSub>
                        <m:sSubPr>
                          <m:ctrlPr>
                            <w:ins w:id="178" w:author="Pete.Hulson" w:date="2023-07-31T12:43:00Z">
                              <w:rPr>
                                <w:rFonts w:ascii="Cambria Math" w:hAnsi="Cambria Math"/>
                              </w:rPr>
                            </w:ins>
                          </m:ctrlPr>
                        </m:sSubPr>
                        <m:e>
                          <m:r>
                            <w:ins w:id="179" w:author="Pete.Hulson" w:date="2023-07-31T12:43:00Z">
                              <w:rPr>
                                <w:rFonts w:ascii="Cambria Math" w:hAnsi="Cambria Math"/>
                              </w:rPr>
                              <m:t>N</m:t>
                            </w:ins>
                          </m:r>
                        </m:e>
                        <m:sub>
                          <m:r>
                            <w:ins w:id="180" w:author="Pete.Hulson" w:date="2023-07-31T12:43:00Z">
                              <w:rPr>
                                <w:rFonts w:ascii="Cambria Math" w:hAnsi="Cambria Math"/>
                              </w:rPr>
                              <m:t>h</m:t>
                            </w:ins>
                          </m:r>
                          <m:r>
                            <w:ins w:id="181" w:author="Pete.Hulson" w:date="2023-07-31T12:43:00Z">
                              <m:rPr>
                                <m:sty m:val="p"/>
                              </m:rPr>
                              <w:rPr>
                                <w:rFonts w:ascii="Cambria Math" w:hAnsi="Cambria Math"/>
                              </w:rPr>
                              <m:t>,</m:t>
                            </w:ins>
                          </m:r>
                          <m:r>
                            <w:ins w:id="182" w:author="Pete.Hulson" w:date="2023-07-31T12:43:00Z">
                              <w:rPr>
                                <w:rFonts w:ascii="Cambria Math" w:hAnsi="Cambria Math"/>
                              </w:rPr>
                              <m:t>s</m:t>
                            </w:ins>
                          </m:r>
                          <m:r>
                            <w:ins w:id="183" w:author="Pete.Hulson" w:date="2023-07-31T12:43:00Z">
                              <m:rPr>
                                <m:sty m:val="p"/>
                              </m:rPr>
                              <w:rPr>
                                <w:rFonts w:ascii="Cambria Math" w:hAnsi="Cambria Math"/>
                              </w:rPr>
                              <m:t>,</m:t>
                            </w:ins>
                          </m:r>
                          <m:r>
                            <w:ins w:id="184" w:author="Pete.Hulson" w:date="2023-07-31T12:43:00Z">
                              <w:rPr>
                                <w:rFonts w:ascii="Cambria Math" w:hAnsi="Cambria Math"/>
                              </w:rPr>
                              <m:t>y</m:t>
                            </w:ins>
                          </m:r>
                        </m:sub>
                      </m:sSub>
                    </m:e>
                  </m:d>
                </m:e>
              </m:nary>
            </m:num>
            <m:den>
              <m:nary>
                <m:naryPr>
                  <m:chr m:val="∑"/>
                  <m:limLoc m:val="undOvr"/>
                  <m:ctrlPr>
                    <w:ins w:id="185" w:author="Pete.Hulson" w:date="2023-07-31T12:43:00Z">
                      <w:rPr>
                        <w:rFonts w:ascii="Cambria Math" w:hAnsi="Cambria Math"/>
                      </w:rPr>
                    </w:ins>
                  </m:ctrlPr>
                </m:naryPr>
                <m:sub>
                  <m:r>
                    <w:ins w:id="186" w:author="Pete.Hulson" w:date="2023-07-31T12:43:00Z">
                      <w:rPr>
                        <w:rFonts w:ascii="Cambria Math" w:hAnsi="Cambria Math"/>
                      </w:rPr>
                      <m:t>x</m:t>
                    </w:ins>
                  </m:r>
                  <m:r>
                    <w:ins w:id="187" w:author="Pete.Hulson" w:date="2023-07-31T12:43:00Z">
                      <m:rPr>
                        <m:sty m:val="p"/>
                      </m:rPr>
                      <w:rPr>
                        <w:rFonts w:ascii="Cambria Math" w:hAnsi="Cambria Math"/>
                      </w:rPr>
                      <m:t>=</m:t>
                    </w:ins>
                  </m:r>
                  <m:r>
                    <w:ins w:id="188" w:author="Pete.Hulson" w:date="2023-07-31T12:43:00Z">
                      <w:rPr>
                        <w:rFonts w:ascii="Cambria Math" w:hAnsi="Cambria Math"/>
                      </w:rPr>
                      <m:t>1</m:t>
                    </w:ins>
                  </m:r>
                </m:sub>
                <m:sup>
                  <m:r>
                    <w:ins w:id="189" w:author="Pete.Hulson" w:date="2023-07-31T12:43:00Z">
                      <w:rPr>
                        <w:rFonts w:ascii="Cambria Math" w:hAnsi="Cambria Math"/>
                      </w:rPr>
                      <m:t>3</m:t>
                    </w:ins>
                  </m:r>
                </m:sup>
                <m:e>
                  <m:nary>
                    <m:naryPr>
                      <m:chr m:val="∑"/>
                      <m:limLoc m:val="undOvr"/>
                      <m:ctrlPr>
                        <w:ins w:id="190" w:author="Pete.Hulson" w:date="2023-07-31T12:43:00Z">
                          <w:rPr>
                            <w:rFonts w:ascii="Cambria Math" w:hAnsi="Cambria Math"/>
                          </w:rPr>
                        </w:ins>
                      </m:ctrlPr>
                    </m:naryPr>
                    <m:sub>
                      <m:r>
                        <w:ins w:id="191" w:author="Pete.Hulson" w:date="2023-07-31T12:43:00Z">
                          <w:rPr>
                            <w:rFonts w:ascii="Cambria Math" w:hAnsi="Cambria Math"/>
                          </w:rPr>
                          <m:t>l</m:t>
                        </w:ins>
                      </m:r>
                      <m:r>
                        <w:ins w:id="192" w:author="Pete.Hulson" w:date="2023-07-31T12:43:00Z">
                          <m:rPr>
                            <m:sty m:val="p"/>
                          </m:rPr>
                          <w:rPr>
                            <w:rFonts w:ascii="Cambria Math" w:hAnsi="Cambria Math"/>
                          </w:rPr>
                          <m:t>=</m:t>
                        </w:ins>
                      </m:r>
                      <m:r>
                        <w:ins w:id="193" w:author="Pete.Hulson" w:date="2023-07-31T12:43:00Z">
                          <w:rPr>
                            <w:rFonts w:ascii="Cambria Math" w:hAnsi="Cambria Math"/>
                          </w:rPr>
                          <m:t>1</m:t>
                        </w:ins>
                      </m:r>
                    </m:sub>
                    <m:sup>
                      <m:r>
                        <w:ins w:id="194" w:author="Pete.Hulson" w:date="2023-07-31T12:43:00Z">
                          <w:rPr>
                            <w:rFonts w:ascii="Cambria Math" w:hAnsi="Cambria Math"/>
                          </w:rPr>
                          <m:t>L</m:t>
                        </w:ins>
                      </m:r>
                    </m:sup>
                    <m:e>
                      <m:nary>
                        <m:naryPr>
                          <m:chr m:val="∑"/>
                          <m:limLoc m:val="undOvr"/>
                          <m:ctrlPr>
                            <w:ins w:id="195" w:author="Pete.Hulson" w:date="2023-07-31T12:43:00Z">
                              <w:rPr>
                                <w:rFonts w:ascii="Cambria Math" w:hAnsi="Cambria Math"/>
                              </w:rPr>
                            </w:ins>
                          </m:ctrlPr>
                        </m:naryPr>
                        <m:sub>
                          <m:r>
                            <w:ins w:id="196" w:author="Pete.Hulson" w:date="2023-07-31T12:43:00Z">
                              <w:rPr>
                                <w:rFonts w:ascii="Cambria Math" w:hAnsi="Cambria Math"/>
                              </w:rPr>
                              <m:t>h</m:t>
                            </w:ins>
                          </m:r>
                          <m:r>
                            <w:ins w:id="197" w:author="Pete.Hulson" w:date="2023-07-31T12:43:00Z">
                              <m:rPr>
                                <m:sty m:val="p"/>
                              </m:rPr>
                              <w:rPr>
                                <w:rFonts w:ascii="Cambria Math" w:hAnsi="Cambria Math"/>
                              </w:rPr>
                              <m:t>=</m:t>
                            </w:ins>
                          </m:r>
                          <m:r>
                            <w:ins w:id="198" w:author="Pete.Hulson" w:date="2023-07-31T12:43:00Z">
                              <w:rPr>
                                <w:rFonts w:ascii="Cambria Math" w:hAnsi="Cambria Math"/>
                              </w:rPr>
                              <m:t>1</m:t>
                            </w:ins>
                          </m:r>
                        </m:sub>
                        <m:sup>
                          <m:sSub>
                            <m:sSubPr>
                              <m:ctrlPr>
                                <w:ins w:id="199" w:author="Pete.Hulson" w:date="2023-07-31T12:43:00Z">
                                  <w:rPr>
                                    <w:rFonts w:ascii="Cambria Math" w:hAnsi="Cambria Math"/>
                                  </w:rPr>
                                </w:ins>
                              </m:ctrlPr>
                            </m:sSubPr>
                            <m:e>
                              <m:r>
                                <w:ins w:id="200" w:author="Pete.Hulson" w:date="2023-07-31T12:43:00Z">
                                  <w:rPr>
                                    <w:rFonts w:ascii="Cambria Math" w:hAnsi="Cambria Math"/>
                                  </w:rPr>
                                  <m:t>H</m:t>
                                </w:ins>
                              </m:r>
                            </m:e>
                            <m:sub>
                              <m:r>
                                <w:ins w:id="201" w:author="Pete.Hulson" w:date="2023-07-31T12:43:00Z">
                                  <w:rPr>
                                    <w:rFonts w:ascii="Cambria Math" w:hAnsi="Cambria Math"/>
                                  </w:rPr>
                                  <m:t>s</m:t>
                                </w:ins>
                              </m:r>
                              <m:r>
                                <w:ins w:id="202" w:author="Pete.Hulson" w:date="2023-07-31T12:43:00Z">
                                  <m:rPr>
                                    <m:sty m:val="p"/>
                                  </m:rPr>
                                  <w:rPr>
                                    <w:rFonts w:ascii="Cambria Math" w:hAnsi="Cambria Math"/>
                                  </w:rPr>
                                  <m:t>,</m:t>
                                </w:ins>
                              </m:r>
                              <m:r>
                                <w:ins w:id="203" w:author="Pete.Hulson" w:date="2023-07-31T12:43:00Z">
                                  <w:rPr>
                                    <w:rFonts w:ascii="Cambria Math" w:hAnsi="Cambria Math"/>
                                  </w:rPr>
                                  <m:t>y</m:t>
                                </w:ins>
                              </m:r>
                            </m:sub>
                          </m:sSub>
                        </m:sup>
                        <m:e>
                          <m:d>
                            <m:dPr>
                              <m:begChr m:val="["/>
                              <m:endChr m:val="]"/>
                              <m:ctrlPr>
                                <w:ins w:id="204" w:author="Pete.Hulson" w:date="2023-07-31T12:43:00Z">
                                  <w:rPr>
                                    <w:rFonts w:ascii="Cambria Math" w:hAnsi="Cambria Math"/>
                                  </w:rPr>
                                </w:ins>
                              </m:ctrlPr>
                            </m:dPr>
                            <m:e>
                              <m:sSub>
                                <m:sSubPr>
                                  <m:ctrlPr>
                                    <w:ins w:id="205" w:author="Pete.Hulson" w:date="2023-07-31T12:43:00Z">
                                      <w:rPr>
                                        <w:rFonts w:ascii="Cambria Math" w:hAnsi="Cambria Math"/>
                                      </w:rPr>
                                    </w:ins>
                                  </m:ctrlPr>
                                </m:sSubPr>
                                <m:e>
                                  <m:r>
                                    <w:ins w:id="206" w:author="Pete.Hulson" w:date="2023-07-31T12:43:00Z">
                                      <w:rPr>
                                        <w:rFonts w:ascii="Cambria Math" w:hAnsi="Cambria Math"/>
                                      </w:rPr>
                                      <m:t>N</m:t>
                                    </w:ins>
                                  </m:r>
                                </m:e>
                                <m:sub>
                                  <m:r>
                                    <w:ins w:id="207" w:author="Pete.Hulson" w:date="2023-07-31T12:43:00Z">
                                      <w:rPr>
                                        <w:rFonts w:ascii="Cambria Math" w:hAnsi="Cambria Math"/>
                                      </w:rPr>
                                      <m:t>x</m:t>
                                    </w:ins>
                                  </m:r>
                                  <m:r>
                                    <w:ins w:id="208" w:author="Pete.Hulson" w:date="2023-07-31T12:43:00Z">
                                      <m:rPr>
                                        <m:sty m:val="p"/>
                                      </m:rPr>
                                      <w:rPr>
                                        <w:rFonts w:ascii="Cambria Math" w:hAnsi="Cambria Math"/>
                                      </w:rPr>
                                      <m:t>,</m:t>
                                    </w:ins>
                                  </m:r>
                                  <m:r>
                                    <w:ins w:id="209" w:author="Pete.Hulson" w:date="2023-07-31T12:43:00Z">
                                      <w:rPr>
                                        <w:rFonts w:ascii="Cambria Math" w:hAnsi="Cambria Math"/>
                                      </w:rPr>
                                      <m:t>l</m:t>
                                    </w:ins>
                                  </m:r>
                                  <m:r>
                                    <w:ins w:id="210" w:author="Pete.Hulson" w:date="2023-07-31T12:43:00Z">
                                      <m:rPr>
                                        <m:sty m:val="p"/>
                                      </m:rPr>
                                      <w:rPr>
                                        <w:rFonts w:ascii="Cambria Math" w:hAnsi="Cambria Math"/>
                                      </w:rPr>
                                      <m:t>,</m:t>
                                    </w:ins>
                                  </m:r>
                                  <m:r>
                                    <w:ins w:id="211" w:author="Pete.Hulson" w:date="2023-07-31T12:43:00Z">
                                      <w:rPr>
                                        <w:rFonts w:ascii="Cambria Math" w:hAnsi="Cambria Math"/>
                                      </w:rPr>
                                      <m:t>h</m:t>
                                    </w:ins>
                                  </m:r>
                                  <m:r>
                                    <w:ins w:id="212" w:author="Pete.Hulson" w:date="2023-07-31T12:43:00Z">
                                      <m:rPr>
                                        <m:sty m:val="p"/>
                                      </m:rPr>
                                      <w:rPr>
                                        <w:rFonts w:ascii="Cambria Math" w:hAnsi="Cambria Math"/>
                                      </w:rPr>
                                      <m:t>,</m:t>
                                    </w:ins>
                                  </m:r>
                                  <m:r>
                                    <w:ins w:id="213" w:author="Pete.Hulson" w:date="2023-07-31T12:43:00Z">
                                      <w:rPr>
                                        <w:rFonts w:ascii="Cambria Math" w:hAnsi="Cambria Math"/>
                                      </w:rPr>
                                      <m:t>s</m:t>
                                    </w:ins>
                                  </m:r>
                                  <m:r>
                                    <w:ins w:id="214" w:author="Pete.Hulson" w:date="2023-07-31T12:43:00Z">
                                      <m:rPr>
                                        <m:sty m:val="p"/>
                                      </m:rPr>
                                      <w:rPr>
                                        <w:rFonts w:ascii="Cambria Math" w:hAnsi="Cambria Math"/>
                                      </w:rPr>
                                      <m:t>,</m:t>
                                    </w:ins>
                                  </m:r>
                                  <m:r>
                                    <w:ins w:id="215" w:author="Pete.Hulson" w:date="2023-07-31T12:43:00Z">
                                      <w:rPr>
                                        <w:rFonts w:ascii="Cambria Math" w:hAnsi="Cambria Math"/>
                                      </w:rPr>
                                      <m:t>y</m:t>
                                    </w:ins>
                                  </m:r>
                                </m:sub>
                              </m:sSub>
                              <m:r>
                                <w:ins w:id="216" w:author="Pete.Hulson" w:date="2023-07-31T12:43:00Z">
                                  <m:rPr>
                                    <m:sty m:val="p"/>
                                  </m:rPr>
                                  <w:rPr>
                                    <w:rFonts w:ascii="Cambria Math" w:hAnsi="Cambria Math"/>
                                  </w:rPr>
                                  <m:t>/</m:t>
                                </w:ins>
                              </m:r>
                              <m:sSub>
                                <m:sSubPr>
                                  <m:ctrlPr>
                                    <w:ins w:id="217" w:author="Pete.Hulson" w:date="2023-07-31T12:43:00Z">
                                      <w:rPr>
                                        <w:rFonts w:ascii="Cambria Math" w:hAnsi="Cambria Math"/>
                                      </w:rPr>
                                    </w:ins>
                                  </m:ctrlPr>
                                </m:sSubPr>
                                <m:e>
                                  <m:r>
                                    <w:ins w:id="218" w:author="Pete.Hulson" w:date="2023-07-31T12:43:00Z">
                                      <w:rPr>
                                        <w:rFonts w:ascii="Cambria Math" w:hAnsi="Cambria Math"/>
                                      </w:rPr>
                                      <m:t>N</m:t>
                                    </w:ins>
                                  </m:r>
                                </m:e>
                                <m:sub>
                                  <m:r>
                                    <w:ins w:id="219" w:author="Pete.Hulson" w:date="2023-07-31T12:43:00Z">
                                      <w:rPr>
                                        <w:rFonts w:ascii="Cambria Math" w:hAnsi="Cambria Math"/>
                                      </w:rPr>
                                      <m:t>h</m:t>
                                    </w:ins>
                                  </m:r>
                                  <m:r>
                                    <w:ins w:id="220" w:author="Pete.Hulson" w:date="2023-07-31T12:43:00Z">
                                      <m:rPr>
                                        <m:sty m:val="p"/>
                                      </m:rPr>
                                      <w:rPr>
                                        <w:rFonts w:ascii="Cambria Math" w:hAnsi="Cambria Math"/>
                                      </w:rPr>
                                      <m:t>,</m:t>
                                    </w:ins>
                                  </m:r>
                                  <m:r>
                                    <w:ins w:id="221" w:author="Pete.Hulson" w:date="2023-07-31T12:43:00Z">
                                      <w:rPr>
                                        <w:rFonts w:ascii="Cambria Math" w:hAnsi="Cambria Math"/>
                                      </w:rPr>
                                      <m:t>s</m:t>
                                    </w:ins>
                                  </m:r>
                                  <m:r>
                                    <w:ins w:id="222" w:author="Pete.Hulson" w:date="2023-07-31T12:43:00Z">
                                      <m:rPr>
                                        <m:sty m:val="p"/>
                                      </m:rPr>
                                      <w:rPr>
                                        <w:rFonts w:ascii="Cambria Math" w:hAnsi="Cambria Math"/>
                                      </w:rPr>
                                      <m:t>,</m:t>
                                    </w:ins>
                                  </m:r>
                                  <m:r>
                                    <w:ins w:id="223" w:author="Pete.Hulson" w:date="2023-07-31T12:43:00Z">
                                      <w:rPr>
                                        <w:rFonts w:ascii="Cambria Math" w:hAnsi="Cambria Math"/>
                                      </w:rPr>
                                      <m:t>y</m:t>
                                    </w:ins>
                                  </m:r>
                                </m:sub>
                              </m:sSub>
                            </m:e>
                          </m:d>
                        </m:e>
                      </m:nary>
                    </m:e>
                  </m:nary>
                </m:e>
              </m:nary>
            </m:den>
          </m:f>
          <m:r>
            <w:ins w:id="224" w:author="Pete.Hulson" w:date="2023-07-31T12:43:00Z">
              <w:rPr>
                <w:rFonts w:ascii="Cambria Math" w:hAnsi="Cambria Math"/>
              </w:rPr>
              <m:t>  </m:t>
            </w:ins>
          </m:r>
          <m:d>
            <m:dPr>
              <m:ctrlPr>
                <w:ins w:id="225" w:author="Pete.Hulson" w:date="2023-07-31T12:43:00Z">
                  <w:rPr>
                    <w:rFonts w:ascii="Cambria Math" w:hAnsi="Cambria Math"/>
                  </w:rPr>
                </w:ins>
              </m:ctrlPr>
            </m:dPr>
            <m:e>
              <m:r>
                <w:ins w:id="226" w:author="Pete.Hulson" w:date="2023-07-31T12:43:00Z">
                  <w:rPr>
                    <w:rFonts w:ascii="Cambria Math" w:hAnsi="Cambria Math"/>
                  </w:rPr>
                  <m:t>3</m:t>
                </w:ins>
              </m:r>
            </m:e>
          </m:d>
        </m:oMath>
      </m:oMathPara>
    </w:p>
    <w:p w14:paraId="6FCCB8A8" w14:textId="77777777" w:rsidR="004F711F" w:rsidRDefault="004F711F" w:rsidP="004F711F">
      <w:pPr>
        <w:pStyle w:val="FirstParagraph"/>
        <w:rPr>
          <w:ins w:id="227" w:author="Pete.Hulson" w:date="2023-07-31T12:43:00Z"/>
        </w:rPr>
      </w:pPr>
      <w:ins w:id="228" w:author="Pete.Hulson" w:date="2023-07-31T12:43:00Z">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We note that at the AFSC the length bins are 1 cm, however, the formulae here are flexible to other binning structures (for example, 2cm or 5 cm bins). Finally, the expanded population abundance-at-length is obtained by multiplying the overall population numbers within the strata (equation (1)), the relative catch per unit effort of each haul (equation (2)), and the sex-specific relative length composition (equation (3)) with</w:t>
        </w:r>
      </w:ins>
    </w:p>
    <w:p w14:paraId="1BD50636" w14:textId="68EE9675" w:rsidR="004F711F" w:rsidRDefault="002D0DB4" w:rsidP="004F711F">
      <w:pPr>
        <w:pStyle w:val="BodyText"/>
        <w:rPr>
          <w:ins w:id="229" w:author="Pete.Hulson" w:date="2023-07-31T12:43:00Z"/>
        </w:rPr>
      </w:pPr>
      <m:oMathPara>
        <m:oMathParaPr>
          <m:jc m:val="center"/>
        </m:oMathParaPr>
        <m:oMath>
          <m:sSub>
            <m:sSubPr>
              <m:ctrlPr>
                <w:ins w:id="230" w:author="Pete.Hulson" w:date="2023-07-31T12:43:00Z">
                  <w:rPr>
                    <w:rFonts w:ascii="Cambria Math" w:hAnsi="Cambria Math"/>
                  </w:rPr>
                </w:ins>
              </m:ctrlPr>
            </m:sSubPr>
            <m:e>
              <m:acc>
                <m:accPr>
                  <m:ctrlPr>
                    <w:ins w:id="231" w:author="Pete.Hulson" w:date="2023-07-31T12:43:00Z">
                      <w:rPr>
                        <w:rFonts w:ascii="Cambria Math" w:hAnsi="Cambria Math"/>
                      </w:rPr>
                    </w:ins>
                  </m:ctrlPr>
                </m:accPr>
                <m:e>
                  <m:r>
                    <w:ins w:id="232" w:author="Pete.Hulson" w:date="2023-07-31T12:43:00Z">
                      <w:rPr>
                        <w:rFonts w:ascii="Cambria Math" w:hAnsi="Cambria Math"/>
                      </w:rPr>
                      <m:t>N</m:t>
                    </w:ins>
                  </m:r>
                </m:e>
              </m:acc>
            </m:e>
            <m:sub>
              <m:r>
                <w:ins w:id="233" w:author="Pete.Hulson" w:date="2023-07-31T12:43:00Z">
                  <w:rPr>
                    <w:rFonts w:ascii="Cambria Math" w:hAnsi="Cambria Math"/>
                  </w:rPr>
                  <m:t>x</m:t>
                </w:ins>
              </m:r>
              <m:r>
                <w:ins w:id="234" w:author="Pete.Hulson" w:date="2023-07-31T12:43:00Z">
                  <m:rPr>
                    <m:sty m:val="p"/>
                  </m:rPr>
                  <w:rPr>
                    <w:rFonts w:ascii="Cambria Math" w:hAnsi="Cambria Math"/>
                  </w:rPr>
                  <m:t>,</m:t>
                </w:ins>
              </m:r>
              <m:r>
                <w:ins w:id="235" w:author="Pete.Hulson" w:date="2023-07-31T12:43:00Z">
                  <w:rPr>
                    <w:rFonts w:ascii="Cambria Math" w:hAnsi="Cambria Math"/>
                  </w:rPr>
                  <m:t>l</m:t>
                </w:ins>
              </m:r>
              <m:r>
                <w:ins w:id="236" w:author="Pete.Hulson" w:date="2023-07-31T12:43:00Z">
                  <m:rPr>
                    <m:sty m:val="p"/>
                  </m:rPr>
                  <w:rPr>
                    <w:rFonts w:ascii="Cambria Math" w:hAnsi="Cambria Math"/>
                  </w:rPr>
                  <m:t>,</m:t>
                </w:ins>
              </m:r>
              <m:r>
                <w:ins w:id="237" w:author="Pete.Hulson" w:date="2023-07-31T12:43:00Z">
                  <w:rPr>
                    <w:rFonts w:ascii="Cambria Math" w:hAnsi="Cambria Math"/>
                  </w:rPr>
                  <m:t>s</m:t>
                </w:ins>
              </m:r>
              <m:r>
                <w:ins w:id="238" w:author="Pete.Hulson" w:date="2023-07-31T12:43:00Z">
                  <m:rPr>
                    <m:sty m:val="p"/>
                  </m:rPr>
                  <w:rPr>
                    <w:rFonts w:ascii="Cambria Math" w:hAnsi="Cambria Math"/>
                  </w:rPr>
                  <m:t>,</m:t>
                </w:ins>
              </m:r>
              <m:r>
                <w:ins w:id="239" w:author="Pete.Hulson" w:date="2023-07-31T12:43:00Z">
                  <w:rPr>
                    <w:rFonts w:ascii="Cambria Math" w:hAnsi="Cambria Math"/>
                  </w:rPr>
                  <m:t>y</m:t>
                </w:ins>
              </m:r>
            </m:sub>
          </m:sSub>
          <m:r>
            <w:ins w:id="240" w:author="Pete.Hulson" w:date="2023-07-31T12:43:00Z">
              <m:rPr>
                <m:sty m:val="p"/>
              </m:rPr>
              <w:rPr>
                <w:rFonts w:ascii="Cambria Math" w:hAnsi="Cambria Math"/>
              </w:rPr>
              <m:t>=</m:t>
            </w:ins>
          </m:r>
          <m:sSub>
            <m:sSubPr>
              <m:ctrlPr>
                <w:ins w:id="241" w:author="Pete.Hulson" w:date="2023-07-31T14:27:00Z">
                  <w:rPr>
                    <w:rFonts w:ascii="Cambria Math" w:hAnsi="Cambria Math"/>
                  </w:rPr>
                </w:ins>
              </m:ctrlPr>
            </m:sSubPr>
            <m:e>
              <m:acc>
                <m:accPr>
                  <m:ctrlPr>
                    <w:ins w:id="242" w:author="Pete.Hulson" w:date="2023-07-31T14:27:00Z">
                      <w:rPr>
                        <w:rFonts w:ascii="Cambria Math" w:hAnsi="Cambria Math"/>
                      </w:rPr>
                    </w:ins>
                  </m:ctrlPr>
                </m:accPr>
                <m:e>
                  <m:r>
                    <w:ins w:id="243" w:author="Pete.Hulson" w:date="2023-07-31T14:27:00Z">
                      <w:rPr>
                        <w:rFonts w:ascii="Cambria Math" w:hAnsi="Cambria Math"/>
                      </w:rPr>
                      <m:t>N</m:t>
                    </w:ins>
                  </m:r>
                </m:e>
              </m:acc>
            </m:e>
            <m:sub>
              <m:r>
                <w:ins w:id="244" w:author="Pete.Hulson" w:date="2023-07-31T14:27:00Z">
                  <w:rPr>
                    <w:rFonts w:ascii="Cambria Math" w:hAnsi="Cambria Math"/>
                  </w:rPr>
                  <m:t>s</m:t>
                </w:ins>
              </m:r>
              <m:r>
                <w:ins w:id="245" w:author="Pete.Hulson" w:date="2023-07-31T14:27:00Z">
                  <m:rPr>
                    <m:sty m:val="p"/>
                  </m:rPr>
                  <w:rPr>
                    <w:rFonts w:ascii="Cambria Math" w:hAnsi="Cambria Math"/>
                  </w:rPr>
                  <m:t>,</m:t>
                </w:ins>
              </m:r>
              <m:r>
                <w:ins w:id="246" w:author="Pete.Hulson" w:date="2023-07-31T14:27:00Z">
                  <w:rPr>
                    <w:rFonts w:ascii="Cambria Math" w:hAnsi="Cambria Math"/>
                  </w:rPr>
                  <m:t>y</m:t>
                </w:ins>
              </m:r>
            </m:sub>
          </m:sSub>
          <m:r>
            <w:ins w:id="247" w:author="Pete.Hulson" w:date="2023-07-31T14:27:00Z">
              <m:rPr>
                <m:sty m:val="p"/>
              </m:rPr>
              <w:rPr>
                <w:rFonts w:ascii="Cambria Math" w:hAnsi="Cambria Math"/>
              </w:rPr>
              <m:t>⋅</m:t>
            </w:ins>
          </m:r>
          <m:nary>
            <m:naryPr>
              <m:chr m:val="∑"/>
              <m:limLoc m:val="undOvr"/>
              <m:ctrlPr>
                <w:ins w:id="248" w:author="Pete.Hulson" w:date="2023-07-31T12:43:00Z">
                  <w:rPr>
                    <w:rFonts w:ascii="Cambria Math" w:hAnsi="Cambria Math"/>
                  </w:rPr>
                </w:ins>
              </m:ctrlPr>
            </m:naryPr>
            <m:sub>
              <m:r>
                <w:ins w:id="249" w:author="Pete.Hulson" w:date="2023-07-31T12:43:00Z">
                  <w:rPr>
                    <w:rFonts w:ascii="Cambria Math" w:hAnsi="Cambria Math"/>
                  </w:rPr>
                  <m:t>h</m:t>
                </w:ins>
              </m:r>
              <m:r>
                <w:ins w:id="250" w:author="Pete.Hulson" w:date="2023-07-31T12:43:00Z">
                  <m:rPr>
                    <m:sty m:val="p"/>
                  </m:rPr>
                  <w:rPr>
                    <w:rFonts w:ascii="Cambria Math" w:hAnsi="Cambria Math"/>
                  </w:rPr>
                  <m:t>=</m:t>
                </w:ins>
              </m:r>
              <m:r>
                <w:ins w:id="251" w:author="Pete.Hulson" w:date="2023-07-31T12:43:00Z">
                  <w:rPr>
                    <w:rFonts w:ascii="Cambria Math" w:hAnsi="Cambria Math"/>
                  </w:rPr>
                  <m:t>1</m:t>
                </w:ins>
              </m:r>
            </m:sub>
            <m:sup>
              <m:sSub>
                <m:sSubPr>
                  <m:ctrlPr>
                    <w:ins w:id="252" w:author="Pete.Hulson" w:date="2023-07-31T12:43:00Z">
                      <w:rPr>
                        <w:rFonts w:ascii="Cambria Math" w:hAnsi="Cambria Math"/>
                      </w:rPr>
                    </w:ins>
                  </m:ctrlPr>
                </m:sSubPr>
                <m:e>
                  <m:r>
                    <w:ins w:id="253" w:author="Pete.Hulson" w:date="2023-07-31T12:43:00Z">
                      <w:rPr>
                        <w:rFonts w:ascii="Cambria Math" w:hAnsi="Cambria Math"/>
                      </w:rPr>
                      <m:t>H</m:t>
                    </w:ins>
                  </m:r>
                </m:e>
                <m:sub>
                  <m:r>
                    <w:ins w:id="254" w:author="Pete.Hulson" w:date="2023-07-31T12:43:00Z">
                      <w:rPr>
                        <w:rFonts w:ascii="Cambria Math" w:hAnsi="Cambria Math"/>
                      </w:rPr>
                      <m:t>s</m:t>
                    </w:ins>
                  </m:r>
                  <m:r>
                    <w:ins w:id="255" w:author="Pete.Hulson" w:date="2023-07-31T12:43:00Z">
                      <m:rPr>
                        <m:sty m:val="p"/>
                      </m:rPr>
                      <w:rPr>
                        <w:rFonts w:ascii="Cambria Math" w:hAnsi="Cambria Math"/>
                      </w:rPr>
                      <m:t>,</m:t>
                    </w:ins>
                  </m:r>
                  <m:r>
                    <w:ins w:id="256" w:author="Pete.Hulson" w:date="2023-07-31T12:43:00Z">
                      <w:rPr>
                        <w:rFonts w:ascii="Cambria Math" w:hAnsi="Cambria Math"/>
                      </w:rPr>
                      <m:t>y</m:t>
                    </w:ins>
                  </m:r>
                </m:sub>
              </m:sSub>
            </m:sup>
            <m:e>
              <m:d>
                <m:dPr>
                  <m:begChr m:val="["/>
                  <m:endChr m:val="]"/>
                  <m:ctrlPr>
                    <w:ins w:id="257" w:author="Pete.Hulson" w:date="2023-07-31T12:43:00Z">
                      <w:rPr>
                        <w:rFonts w:ascii="Cambria Math" w:hAnsi="Cambria Math"/>
                      </w:rPr>
                    </w:ins>
                  </m:ctrlPr>
                </m:dPr>
                <m:e>
                  <m:sSub>
                    <m:sSubPr>
                      <m:ctrlPr>
                        <w:ins w:id="258" w:author="Pete.Hulson" w:date="2023-07-31T12:43:00Z">
                          <w:rPr>
                            <w:rFonts w:ascii="Cambria Math" w:hAnsi="Cambria Math"/>
                          </w:rPr>
                        </w:ins>
                      </m:ctrlPr>
                    </m:sSubPr>
                    <m:e>
                      <m:acc>
                        <m:accPr>
                          <m:ctrlPr>
                            <w:ins w:id="259" w:author="Pete.Hulson" w:date="2023-07-31T12:43:00Z">
                              <w:rPr>
                                <w:rFonts w:ascii="Cambria Math" w:hAnsi="Cambria Math"/>
                              </w:rPr>
                            </w:ins>
                          </m:ctrlPr>
                        </m:accPr>
                        <m:e>
                          <m:r>
                            <w:ins w:id="260" w:author="Pete.Hulson" w:date="2023-07-31T12:43:00Z">
                              <w:rPr>
                                <w:rFonts w:ascii="Cambria Math" w:hAnsi="Cambria Math"/>
                              </w:rPr>
                              <m:t>c</m:t>
                            </w:ins>
                          </m:r>
                        </m:e>
                      </m:acc>
                    </m:e>
                    <m:sub>
                      <m:r>
                        <w:ins w:id="261" w:author="Pete.Hulson" w:date="2023-07-31T12:43:00Z">
                          <w:rPr>
                            <w:rFonts w:ascii="Cambria Math" w:hAnsi="Cambria Math"/>
                          </w:rPr>
                          <m:t>h</m:t>
                        </w:ins>
                      </m:r>
                      <m:r>
                        <w:ins w:id="262" w:author="Pete.Hulson" w:date="2023-07-31T12:43:00Z">
                          <m:rPr>
                            <m:sty m:val="p"/>
                          </m:rPr>
                          <w:rPr>
                            <w:rFonts w:ascii="Cambria Math" w:hAnsi="Cambria Math"/>
                          </w:rPr>
                          <m:t>,</m:t>
                        </w:ins>
                      </m:r>
                      <m:r>
                        <w:ins w:id="263" w:author="Pete.Hulson" w:date="2023-07-31T12:43:00Z">
                          <w:rPr>
                            <w:rFonts w:ascii="Cambria Math" w:hAnsi="Cambria Math"/>
                          </w:rPr>
                          <m:t>s</m:t>
                        </w:ins>
                      </m:r>
                      <m:r>
                        <w:ins w:id="264" w:author="Pete.Hulson" w:date="2023-07-31T12:43:00Z">
                          <m:rPr>
                            <m:sty m:val="p"/>
                          </m:rPr>
                          <w:rPr>
                            <w:rFonts w:ascii="Cambria Math" w:hAnsi="Cambria Math"/>
                          </w:rPr>
                          <m:t>,</m:t>
                        </w:ins>
                      </m:r>
                      <m:r>
                        <w:ins w:id="265" w:author="Pete.Hulson" w:date="2023-07-31T12:43:00Z">
                          <w:rPr>
                            <w:rFonts w:ascii="Cambria Math" w:hAnsi="Cambria Math"/>
                          </w:rPr>
                          <m:t>y</m:t>
                        </w:ins>
                      </m:r>
                    </m:sub>
                  </m:sSub>
                  <m:r>
                    <w:ins w:id="266" w:author="Pete.Hulson" w:date="2023-07-31T12:43:00Z">
                      <m:rPr>
                        <m:sty m:val="p"/>
                      </m:rPr>
                      <w:rPr>
                        <w:rFonts w:ascii="Cambria Math" w:hAnsi="Cambria Math"/>
                      </w:rPr>
                      <m:t>⋅</m:t>
                    </w:ins>
                  </m:r>
                  <m:sSub>
                    <m:sSubPr>
                      <m:ctrlPr>
                        <w:ins w:id="267" w:author="Pete.Hulson" w:date="2023-07-31T12:43:00Z">
                          <w:rPr>
                            <w:rFonts w:ascii="Cambria Math" w:hAnsi="Cambria Math"/>
                          </w:rPr>
                        </w:ins>
                      </m:ctrlPr>
                    </m:sSubPr>
                    <m:e>
                      <m:acc>
                        <m:accPr>
                          <m:ctrlPr>
                            <w:ins w:id="268" w:author="Pete.Hulson" w:date="2023-07-31T12:43:00Z">
                              <w:rPr>
                                <w:rFonts w:ascii="Cambria Math" w:hAnsi="Cambria Math"/>
                              </w:rPr>
                            </w:ins>
                          </m:ctrlPr>
                        </m:accPr>
                        <m:e>
                          <m:r>
                            <w:ins w:id="269" w:author="Pete.Hulson" w:date="2023-07-31T12:43:00Z">
                              <w:rPr>
                                <w:rFonts w:ascii="Cambria Math" w:hAnsi="Cambria Math"/>
                              </w:rPr>
                              <m:t>p</m:t>
                            </w:ins>
                          </m:r>
                        </m:e>
                      </m:acc>
                    </m:e>
                    <m:sub>
                      <m:r>
                        <w:ins w:id="270" w:author="Pete.Hulson" w:date="2023-07-31T12:43:00Z">
                          <w:rPr>
                            <w:rFonts w:ascii="Cambria Math" w:hAnsi="Cambria Math"/>
                          </w:rPr>
                          <m:t>x</m:t>
                        </w:ins>
                      </m:r>
                      <m:r>
                        <w:ins w:id="271" w:author="Pete.Hulson" w:date="2023-07-31T12:43:00Z">
                          <m:rPr>
                            <m:sty m:val="p"/>
                          </m:rPr>
                          <w:rPr>
                            <w:rFonts w:ascii="Cambria Math" w:hAnsi="Cambria Math"/>
                          </w:rPr>
                          <m:t>,</m:t>
                        </w:ins>
                      </m:r>
                      <m:r>
                        <w:ins w:id="272" w:author="Pete.Hulson" w:date="2023-07-31T12:43:00Z">
                          <w:rPr>
                            <w:rFonts w:ascii="Cambria Math" w:hAnsi="Cambria Math"/>
                          </w:rPr>
                          <m:t>l</m:t>
                        </w:ins>
                      </m:r>
                      <m:r>
                        <w:ins w:id="273" w:author="Pete.Hulson" w:date="2023-07-31T12:43:00Z">
                          <m:rPr>
                            <m:sty m:val="p"/>
                          </m:rPr>
                          <w:rPr>
                            <w:rFonts w:ascii="Cambria Math" w:hAnsi="Cambria Math"/>
                          </w:rPr>
                          <m:t>,</m:t>
                        </w:ins>
                      </m:r>
                      <m:r>
                        <w:ins w:id="274" w:author="Pete.Hulson" w:date="2023-07-31T12:43:00Z">
                          <w:rPr>
                            <w:rFonts w:ascii="Cambria Math" w:hAnsi="Cambria Math"/>
                          </w:rPr>
                          <m:t>h</m:t>
                        </w:ins>
                      </m:r>
                      <m:r>
                        <w:ins w:id="275" w:author="Pete.Hulson" w:date="2023-07-31T12:43:00Z">
                          <m:rPr>
                            <m:sty m:val="p"/>
                          </m:rPr>
                          <w:rPr>
                            <w:rFonts w:ascii="Cambria Math" w:hAnsi="Cambria Math"/>
                          </w:rPr>
                          <m:t>,</m:t>
                        </w:ins>
                      </m:r>
                      <m:r>
                        <w:ins w:id="276" w:author="Pete.Hulson" w:date="2023-07-31T12:43:00Z">
                          <w:rPr>
                            <w:rFonts w:ascii="Cambria Math" w:hAnsi="Cambria Math"/>
                          </w:rPr>
                          <m:t>s</m:t>
                        </w:ins>
                      </m:r>
                      <m:r>
                        <w:ins w:id="277" w:author="Pete.Hulson" w:date="2023-07-31T12:43:00Z">
                          <m:rPr>
                            <m:sty m:val="p"/>
                          </m:rPr>
                          <w:rPr>
                            <w:rFonts w:ascii="Cambria Math" w:hAnsi="Cambria Math"/>
                          </w:rPr>
                          <m:t>,</m:t>
                        </w:ins>
                      </m:r>
                      <m:r>
                        <w:ins w:id="278" w:author="Pete.Hulson" w:date="2023-07-31T12:43:00Z">
                          <w:rPr>
                            <w:rFonts w:ascii="Cambria Math" w:hAnsi="Cambria Math"/>
                          </w:rPr>
                          <m:t>y</m:t>
                        </w:ins>
                      </m:r>
                    </m:sub>
                  </m:sSub>
                </m:e>
              </m:d>
            </m:e>
          </m:nary>
          <m:r>
            <w:ins w:id="279" w:author="Pete.Hulson" w:date="2023-07-31T12:43:00Z">
              <w:rPr>
                <w:rFonts w:ascii="Cambria Math" w:hAnsi="Cambria Math"/>
              </w:rPr>
              <m:t>  </m:t>
            </w:ins>
          </m:r>
          <m:d>
            <m:dPr>
              <m:ctrlPr>
                <w:ins w:id="280" w:author="Pete.Hulson" w:date="2023-07-31T12:43:00Z">
                  <w:rPr>
                    <w:rFonts w:ascii="Cambria Math" w:hAnsi="Cambria Math"/>
                  </w:rPr>
                </w:ins>
              </m:ctrlPr>
            </m:dPr>
            <m:e>
              <m:r>
                <w:ins w:id="281" w:author="Pete.Hulson" w:date="2023-07-31T12:43:00Z">
                  <w:rPr>
                    <w:rFonts w:ascii="Cambria Math" w:hAnsi="Cambria Math"/>
                  </w:rPr>
                  <m:t>4</m:t>
                </w:ins>
              </m:r>
            </m:e>
          </m:d>
        </m:oMath>
      </m:oMathPara>
    </w:p>
    <w:p w14:paraId="2C0609DF" w14:textId="63EAADE3" w:rsidR="00C136D7" w:rsidRDefault="00CA1586">
      <w:pPr>
        <w:pStyle w:val="BodyText"/>
        <w:rPr>
          <w:ins w:id="282" w:author="Pete.Hulson" w:date="2023-07-27T10:40:00Z"/>
        </w:rPr>
        <w:pPrChange w:id="283" w:author="Pete.Hulson" w:date="2023-07-31T12:43:00Z">
          <w:pPr>
            <w:pStyle w:val="BodyText"/>
            <w:ind w:firstLine="720"/>
          </w:pPr>
        </w:pPrChange>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ins w:id="284" w:author="Pete.Hulson" w:date="2023-07-31T14:18:00Z">
        <w:r w:rsidR="006C16B7">
          <w:t xml:space="preserve"> We note that this formulation is </w:t>
        </w:r>
      </w:ins>
      <w:ins w:id="285" w:author="Pete.Hulson" w:date="2023-07-31T14:29:00Z">
        <w:r w:rsidR="00193A23">
          <w:t>equivalent to the design-based length composition expansion</w:t>
        </w:r>
      </w:ins>
      <w:ins w:id="286" w:author="Pete.Hulson" w:date="2023-07-31T14:30:00Z">
        <w:r w:rsidR="00193A23">
          <w:t xml:space="preserve"> used in Stewart and Hamel (2014)</w:t>
        </w:r>
        <w:r w:rsidR="00A527BF">
          <w:t xml:space="preserve">. </w:t>
        </w:r>
      </w:ins>
      <w:ins w:id="287" w:author="Pete.Hulson" w:date="2023-07-31T14:34:00Z">
        <w:r w:rsidR="00A527BF">
          <w:t>The</w:t>
        </w:r>
      </w:ins>
      <w:ins w:id="288" w:author="Pete.Hulson" w:date="2023-07-31T14:30:00Z">
        <w:r w:rsidR="00193A23">
          <w:t xml:space="preserve"> only difference </w:t>
        </w:r>
      </w:ins>
      <w:ins w:id="289" w:author="Pete.Hulson" w:date="2023-07-31T14:34:00Z">
        <w:r w:rsidR="00A527BF">
          <w:t>is found in</w:t>
        </w:r>
      </w:ins>
      <w:ins w:id="290" w:author="Pete.Hulson" w:date="2023-07-31T14:30:00Z">
        <w:r w:rsidR="00193A23">
          <w:t xml:space="preserve"> </w:t>
        </w:r>
      </w:ins>
      <w:ins w:id="291" w:author="Pete.Hulson" w:date="2023-07-31T14:32:00Z">
        <w:r w:rsidR="00193A23">
          <w:t>multiplying</w:t>
        </w:r>
      </w:ins>
      <w:ins w:id="292" w:author="Pete.Hulson" w:date="2023-07-31T14:30:00Z">
        <w:r w:rsidR="00193A23">
          <w:t xml:space="preserve"> the </w:t>
        </w:r>
      </w:ins>
      <w:ins w:id="293" w:author="Pete.Hulson" w:date="2023-07-31T14:31:00Z">
        <w:r w:rsidR="00193A23">
          <w:t xml:space="preserve">sex-specific relative length composition (equation (4)) by the relative catch-per-unit-effort for each haul (equation (2)) in equation </w:t>
        </w:r>
      </w:ins>
      <w:ins w:id="294" w:author="Pete.Hulson" w:date="2023-07-31T14:32:00Z">
        <w:r w:rsidR="00193A23">
          <w:t>(4)</w:t>
        </w:r>
      </w:ins>
      <w:ins w:id="295" w:author="Pete.Hulson" w:date="2023-07-31T14:35:00Z">
        <w:r w:rsidR="00A527BF">
          <w:t xml:space="preserve"> here</w:t>
        </w:r>
      </w:ins>
      <w:ins w:id="296" w:author="Pete.Hulson" w:date="2023-07-31T14:32:00Z">
        <w:r w:rsidR="00193A23">
          <w:t>, where Stewart and Hamel (2014) multiply the sex-specific relative length composition by the predicted number of fish in a haul</w:t>
        </w:r>
      </w:ins>
      <w:ins w:id="297" w:author="Pete.Hulson" w:date="2023-07-31T14:34:00Z">
        <w:r w:rsidR="00A527BF">
          <w:t>.</w:t>
        </w:r>
      </w:ins>
      <w:del w:id="298" w:author="Pete.Hulson" w:date="2023-07-27T10:40:00Z">
        <w:r w:rsidDel="00C136D7">
          <w:delText xml:space="preserve"> </w:delText>
        </w:r>
      </w:del>
    </w:p>
    <w:p w14:paraId="183C120A" w14:textId="0D69906A" w:rsidR="00C136D7" w:rsidRDefault="00CA1586" w:rsidP="00C136D7">
      <w:pPr>
        <w:pStyle w:val="BodyText"/>
        <w:ind w:firstLine="720"/>
        <w:rPr>
          <w:ins w:id="299" w:author="Pete.Hulson" w:date="2023-07-27T10:41:00Z"/>
        </w:rPr>
      </w:pPr>
      <w:r>
        <w:t>Age-length-keys (ALKs) generated from the age-length paired observations within a survey are then applied to estimated abundance-at-length to provide an estimate of abundance-at-age (e.g., Quinn and Deriso 1999)</w:t>
      </w:r>
      <w:ins w:id="300" w:author="Pete.Hulson" w:date="2023-07-27T10:41:00Z">
        <w:r w:rsidR="00C136D7">
          <w:t>, referred to as the ‘second stage expansion’</w:t>
        </w:r>
      </w:ins>
      <w:r>
        <w:t xml:space="preserve">. </w:t>
      </w:r>
      <w:ins w:id="301" w:author="Pete.Hulson" w:date="2023-07-27T10:41:00Z">
        <w:r w:rsidR="00C136D7">
          <w:t xml:space="preserve">In the second </w:t>
        </w:r>
        <w:r w:rsidR="00C136D7">
          <w:lastRenderedPageBreak/>
          <w:t xml:space="preserve">stage </w:t>
        </w:r>
      </w:ins>
      <w:ins w:id="302" w:author="Pete.Hulson" w:date="2023-07-31T12:44:00Z">
        <w:r w:rsidR="004F711F">
          <w:t>expansion,</w:t>
        </w:r>
      </w:ins>
      <w:ins w:id="303" w:author="Pete.Hulson" w:date="2023-07-27T10:41:00Z">
        <w:r w:rsidR="00C136D7">
          <w:t xml:space="preserve"> the sex-specific estimates of population abundance-at-length</w:t>
        </w:r>
      </w:ins>
      <w:ins w:id="304" w:author="Pete.Hulson" w:date="2023-07-27T10:42:00Z">
        <w:r w:rsidR="00C136D7">
          <w:t xml:space="preserve"> (from equation (4))</w:t>
        </w:r>
      </w:ins>
      <w:ins w:id="305" w:author="Pete.Hulson" w:date="2023-07-27T10:41:00Z">
        <w:r w:rsidR="00C136D7">
          <w:t xml:space="preserve"> are used to estimate sex-specific population abundance-at-age. The annual </w:t>
        </w:r>
      </w:ins>
      <w:ins w:id="306" w:author="Pete.Hulson" w:date="2023-07-31T12:44:00Z">
        <w:r w:rsidR="004F711F">
          <w:t xml:space="preserve">age </w:t>
        </w:r>
      </w:ins>
      <w:ins w:id="307" w:author="Pete.Hulson" w:date="2023-07-27T10:41:00Z">
        <w:r w:rsidR="00C136D7">
          <w:t>specimen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ins>
    </w:p>
    <w:p w14:paraId="538CB6F7" w14:textId="77777777" w:rsidR="00C136D7" w:rsidRDefault="002D0DB4" w:rsidP="00C136D7">
      <w:pPr>
        <w:pStyle w:val="BodyText"/>
        <w:rPr>
          <w:ins w:id="308" w:author="Pete.Hulson" w:date="2023-07-27T10:41:00Z"/>
        </w:rPr>
      </w:pPr>
      <m:oMathPara>
        <m:oMathParaPr>
          <m:jc m:val="center"/>
        </m:oMathParaPr>
        <m:oMath>
          <m:sSub>
            <m:sSubPr>
              <m:ctrlPr>
                <w:ins w:id="309" w:author="Pete.Hulson" w:date="2023-07-27T10:41:00Z">
                  <w:rPr>
                    <w:rFonts w:ascii="Cambria Math" w:hAnsi="Cambria Math"/>
                  </w:rPr>
                </w:ins>
              </m:ctrlPr>
            </m:sSubPr>
            <m:e>
              <m:acc>
                <m:accPr>
                  <m:ctrlPr>
                    <w:ins w:id="310" w:author="Pete.Hulson" w:date="2023-07-27T10:41:00Z">
                      <w:rPr>
                        <w:rFonts w:ascii="Cambria Math" w:hAnsi="Cambria Math"/>
                      </w:rPr>
                    </w:ins>
                  </m:ctrlPr>
                </m:accPr>
                <m:e>
                  <m:r>
                    <w:ins w:id="311" w:author="Pete.Hulson" w:date="2023-07-27T10:41:00Z">
                      <w:rPr>
                        <w:rFonts w:ascii="Cambria Math" w:hAnsi="Cambria Math"/>
                      </w:rPr>
                      <m:t>p</m:t>
                    </w:ins>
                  </m:r>
                </m:e>
              </m:acc>
            </m:e>
            <m:sub>
              <m:r>
                <w:ins w:id="312" w:author="Pete.Hulson" w:date="2023-07-27T10:41:00Z">
                  <w:rPr>
                    <w:rFonts w:ascii="Cambria Math" w:hAnsi="Cambria Math"/>
                  </w:rPr>
                  <m:t>x</m:t>
                </w:ins>
              </m:r>
              <m:r>
                <w:ins w:id="313" w:author="Pete.Hulson" w:date="2023-07-27T10:41:00Z">
                  <m:rPr>
                    <m:sty m:val="p"/>
                  </m:rPr>
                  <w:rPr>
                    <w:rFonts w:ascii="Cambria Math" w:hAnsi="Cambria Math"/>
                  </w:rPr>
                  <m:t>,</m:t>
                </w:ins>
              </m:r>
              <m:r>
                <w:ins w:id="314" w:author="Pete.Hulson" w:date="2023-07-27T10:41:00Z">
                  <w:rPr>
                    <w:rFonts w:ascii="Cambria Math" w:hAnsi="Cambria Math"/>
                  </w:rPr>
                  <m:t>a</m:t>
                </w:ins>
              </m:r>
              <m:r>
                <w:ins w:id="315" w:author="Pete.Hulson" w:date="2023-07-27T10:41:00Z">
                  <m:rPr>
                    <m:sty m:val="p"/>
                  </m:rPr>
                  <w:rPr>
                    <w:rFonts w:ascii="Cambria Math" w:hAnsi="Cambria Math"/>
                  </w:rPr>
                  <m:t>,</m:t>
                </w:ins>
              </m:r>
              <m:r>
                <w:ins w:id="316" w:author="Pete.Hulson" w:date="2023-07-27T10:41:00Z">
                  <w:rPr>
                    <w:rFonts w:ascii="Cambria Math" w:hAnsi="Cambria Math"/>
                  </w:rPr>
                  <m:t>l</m:t>
                </w:ins>
              </m:r>
              <m:r>
                <w:ins w:id="317" w:author="Pete.Hulson" w:date="2023-07-27T10:41:00Z">
                  <m:rPr>
                    <m:sty m:val="p"/>
                  </m:rPr>
                  <w:rPr>
                    <w:rFonts w:ascii="Cambria Math" w:hAnsi="Cambria Math"/>
                  </w:rPr>
                  <m:t>,</m:t>
                </w:ins>
              </m:r>
              <m:r>
                <w:ins w:id="318" w:author="Pete.Hulson" w:date="2023-07-27T10:41:00Z">
                  <w:rPr>
                    <w:rFonts w:ascii="Cambria Math" w:hAnsi="Cambria Math"/>
                  </w:rPr>
                  <m:t>y</m:t>
                </w:ins>
              </m:r>
            </m:sub>
          </m:sSub>
          <m:r>
            <w:ins w:id="319" w:author="Pete.Hulson" w:date="2023-07-27T10:41:00Z">
              <m:rPr>
                <m:sty m:val="p"/>
              </m:rPr>
              <w:rPr>
                <w:rFonts w:ascii="Cambria Math" w:hAnsi="Cambria Math"/>
              </w:rPr>
              <m:t>=</m:t>
            </w:ins>
          </m:r>
          <m:f>
            <m:fPr>
              <m:ctrlPr>
                <w:ins w:id="320" w:author="Pete.Hulson" w:date="2023-07-27T10:41:00Z">
                  <w:rPr>
                    <w:rFonts w:ascii="Cambria Math" w:hAnsi="Cambria Math"/>
                  </w:rPr>
                </w:ins>
              </m:ctrlPr>
            </m:fPr>
            <m:num>
              <m:sSub>
                <m:sSubPr>
                  <m:ctrlPr>
                    <w:ins w:id="321" w:author="Pete.Hulson" w:date="2023-07-27T10:41:00Z">
                      <w:rPr>
                        <w:rFonts w:ascii="Cambria Math" w:hAnsi="Cambria Math"/>
                      </w:rPr>
                    </w:ins>
                  </m:ctrlPr>
                </m:sSubPr>
                <m:e>
                  <m:r>
                    <w:ins w:id="322" w:author="Pete.Hulson" w:date="2023-07-27T10:41:00Z">
                      <w:rPr>
                        <w:rFonts w:ascii="Cambria Math" w:hAnsi="Cambria Math"/>
                      </w:rPr>
                      <m:t>N</m:t>
                    </w:ins>
                  </m:r>
                </m:e>
                <m:sub>
                  <m:r>
                    <w:ins w:id="323" w:author="Pete.Hulson" w:date="2023-07-27T10:41:00Z">
                      <w:rPr>
                        <w:rFonts w:ascii="Cambria Math" w:hAnsi="Cambria Math"/>
                      </w:rPr>
                      <m:t>x</m:t>
                    </w:ins>
                  </m:r>
                  <m:r>
                    <w:ins w:id="324" w:author="Pete.Hulson" w:date="2023-07-27T10:41:00Z">
                      <m:rPr>
                        <m:sty m:val="p"/>
                      </m:rPr>
                      <w:rPr>
                        <w:rFonts w:ascii="Cambria Math" w:hAnsi="Cambria Math"/>
                      </w:rPr>
                      <m:t>,</m:t>
                    </w:ins>
                  </m:r>
                  <m:r>
                    <w:ins w:id="325" w:author="Pete.Hulson" w:date="2023-07-27T10:41:00Z">
                      <w:rPr>
                        <w:rFonts w:ascii="Cambria Math" w:hAnsi="Cambria Math"/>
                      </w:rPr>
                      <m:t>a</m:t>
                    </w:ins>
                  </m:r>
                  <m:r>
                    <w:ins w:id="326" w:author="Pete.Hulson" w:date="2023-07-27T10:41:00Z">
                      <m:rPr>
                        <m:sty m:val="p"/>
                      </m:rPr>
                      <w:rPr>
                        <w:rFonts w:ascii="Cambria Math" w:hAnsi="Cambria Math"/>
                      </w:rPr>
                      <m:t>,</m:t>
                    </w:ins>
                  </m:r>
                  <m:r>
                    <w:ins w:id="327" w:author="Pete.Hulson" w:date="2023-07-27T10:41:00Z">
                      <w:rPr>
                        <w:rFonts w:ascii="Cambria Math" w:hAnsi="Cambria Math"/>
                      </w:rPr>
                      <m:t>l</m:t>
                    </w:ins>
                  </m:r>
                  <m:r>
                    <w:ins w:id="328" w:author="Pete.Hulson" w:date="2023-07-27T10:41:00Z">
                      <m:rPr>
                        <m:sty m:val="p"/>
                      </m:rPr>
                      <w:rPr>
                        <w:rFonts w:ascii="Cambria Math" w:hAnsi="Cambria Math"/>
                      </w:rPr>
                      <m:t>,</m:t>
                    </w:ins>
                  </m:r>
                  <m:r>
                    <w:ins w:id="329" w:author="Pete.Hulson" w:date="2023-07-27T10:41:00Z">
                      <w:rPr>
                        <w:rFonts w:ascii="Cambria Math" w:hAnsi="Cambria Math"/>
                      </w:rPr>
                      <m:t>y</m:t>
                    </w:ins>
                  </m:r>
                </m:sub>
              </m:sSub>
            </m:num>
            <m:den>
              <m:nary>
                <m:naryPr>
                  <m:chr m:val="∑"/>
                  <m:limLoc m:val="undOvr"/>
                  <m:ctrlPr>
                    <w:ins w:id="330" w:author="Pete.Hulson" w:date="2023-07-27T10:41:00Z">
                      <w:rPr>
                        <w:rFonts w:ascii="Cambria Math" w:hAnsi="Cambria Math"/>
                      </w:rPr>
                    </w:ins>
                  </m:ctrlPr>
                </m:naryPr>
                <m:sub>
                  <m:r>
                    <w:ins w:id="331" w:author="Pete.Hulson" w:date="2023-07-27T10:41:00Z">
                      <w:rPr>
                        <w:rFonts w:ascii="Cambria Math" w:hAnsi="Cambria Math"/>
                      </w:rPr>
                      <m:t>a</m:t>
                    </w:ins>
                  </m:r>
                  <m:r>
                    <w:ins w:id="332" w:author="Pete.Hulson" w:date="2023-07-27T10:41:00Z">
                      <m:rPr>
                        <m:sty m:val="p"/>
                      </m:rPr>
                      <w:rPr>
                        <w:rFonts w:ascii="Cambria Math" w:hAnsi="Cambria Math"/>
                      </w:rPr>
                      <m:t>=</m:t>
                    </w:ins>
                  </m:r>
                  <m:r>
                    <w:ins w:id="333" w:author="Pete.Hulson" w:date="2023-07-27T10:41:00Z">
                      <w:rPr>
                        <w:rFonts w:ascii="Cambria Math" w:hAnsi="Cambria Math"/>
                      </w:rPr>
                      <m:t>1</m:t>
                    </w:ins>
                  </m:r>
                </m:sub>
                <m:sup>
                  <m:r>
                    <w:ins w:id="334" w:author="Pete.Hulson" w:date="2023-07-27T10:41:00Z">
                      <w:rPr>
                        <w:rFonts w:ascii="Cambria Math" w:hAnsi="Cambria Math"/>
                      </w:rPr>
                      <m:t>A</m:t>
                    </w:ins>
                  </m:r>
                </m:sup>
                <m:e>
                  <m:sSub>
                    <m:sSubPr>
                      <m:ctrlPr>
                        <w:ins w:id="335" w:author="Pete.Hulson" w:date="2023-07-27T10:41:00Z">
                          <w:rPr>
                            <w:rFonts w:ascii="Cambria Math" w:hAnsi="Cambria Math"/>
                          </w:rPr>
                        </w:ins>
                      </m:ctrlPr>
                    </m:sSubPr>
                    <m:e>
                      <m:r>
                        <w:ins w:id="336" w:author="Pete.Hulson" w:date="2023-07-27T10:41:00Z">
                          <w:rPr>
                            <w:rFonts w:ascii="Cambria Math" w:hAnsi="Cambria Math"/>
                          </w:rPr>
                          <m:t>N</m:t>
                        </w:ins>
                      </m:r>
                    </m:e>
                    <m:sub>
                      <m:r>
                        <w:ins w:id="337" w:author="Pete.Hulson" w:date="2023-07-27T10:41:00Z">
                          <w:rPr>
                            <w:rFonts w:ascii="Cambria Math" w:hAnsi="Cambria Math"/>
                          </w:rPr>
                          <m:t>x</m:t>
                        </w:ins>
                      </m:r>
                      <m:r>
                        <w:ins w:id="338" w:author="Pete.Hulson" w:date="2023-07-27T10:41:00Z">
                          <m:rPr>
                            <m:sty m:val="p"/>
                          </m:rPr>
                          <w:rPr>
                            <w:rFonts w:ascii="Cambria Math" w:hAnsi="Cambria Math"/>
                          </w:rPr>
                          <m:t>,</m:t>
                        </w:ins>
                      </m:r>
                      <m:r>
                        <w:ins w:id="339" w:author="Pete.Hulson" w:date="2023-07-27T10:41:00Z">
                          <w:rPr>
                            <w:rFonts w:ascii="Cambria Math" w:hAnsi="Cambria Math"/>
                          </w:rPr>
                          <m:t>a</m:t>
                        </w:ins>
                      </m:r>
                      <m:r>
                        <w:ins w:id="340" w:author="Pete.Hulson" w:date="2023-07-27T10:41:00Z">
                          <m:rPr>
                            <m:sty m:val="p"/>
                          </m:rPr>
                          <w:rPr>
                            <w:rFonts w:ascii="Cambria Math" w:hAnsi="Cambria Math"/>
                          </w:rPr>
                          <m:t>,</m:t>
                        </w:ins>
                      </m:r>
                      <m:r>
                        <w:ins w:id="341" w:author="Pete.Hulson" w:date="2023-07-27T10:41:00Z">
                          <w:rPr>
                            <w:rFonts w:ascii="Cambria Math" w:hAnsi="Cambria Math"/>
                          </w:rPr>
                          <m:t>l</m:t>
                        </w:ins>
                      </m:r>
                      <m:r>
                        <w:ins w:id="342" w:author="Pete.Hulson" w:date="2023-07-27T10:41:00Z">
                          <m:rPr>
                            <m:sty m:val="p"/>
                          </m:rPr>
                          <w:rPr>
                            <w:rFonts w:ascii="Cambria Math" w:hAnsi="Cambria Math"/>
                          </w:rPr>
                          <m:t>,</m:t>
                        </w:ins>
                      </m:r>
                      <m:r>
                        <w:ins w:id="343" w:author="Pete.Hulson" w:date="2023-07-27T10:41:00Z">
                          <w:rPr>
                            <w:rFonts w:ascii="Cambria Math" w:hAnsi="Cambria Math"/>
                          </w:rPr>
                          <m:t>y</m:t>
                        </w:ins>
                      </m:r>
                    </m:sub>
                  </m:sSub>
                </m:e>
              </m:nary>
            </m:den>
          </m:f>
          <m:r>
            <w:ins w:id="344" w:author="Pete.Hulson" w:date="2023-07-27T10:41:00Z">
              <w:rPr>
                <w:rFonts w:ascii="Cambria Math" w:hAnsi="Cambria Math"/>
              </w:rPr>
              <m:t>  </m:t>
            </w:ins>
          </m:r>
          <m:d>
            <m:dPr>
              <m:ctrlPr>
                <w:ins w:id="345" w:author="Pete.Hulson" w:date="2023-07-27T10:41:00Z">
                  <w:rPr>
                    <w:rFonts w:ascii="Cambria Math" w:hAnsi="Cambria Math"/>
                  </w:rPr>
                </w:ins>
              </m:ctrlPr>
            </m:dPr>
            <m:e>
              <m:r>
                <w:ins w:id="346" w:author="Pete.Hulson" w:date="2023-07-27T10:41:00Z">
                  <w:rPr>
                    <w:rFonts w:ascii="Cambria Math" w:hAnsi="Cambria Math"/>
                  </w:rPr>
                  <m:t>5</m:t>
                </w:ins>
              </m:r>
            </m:e>
          </m:d>
        </m:oMath>
      </m:oMathPara>
    </w:p>
    <w:p w14:paraId="5853F773" w14:textId="77777777" w:rsidR="00C136D7" w:rsidRDefault="00C136D7" w:rsidP="00C136D7">
      <w:pPr>
        <w:pStyle w:val="FirstParagraph"/>
        <w:rPr>
          <w:ins w:id="347" w:author="Pete.Hulson" w:date="2023-07-27T10:41:00Z"/>
        </w:rPr>
      </w:pPr>
      <w:ins w:id="348" w:author="Pete.Hulson" w:date="2023-07-27T10:41:00Z">
        <w:r>
          <w:t>The proportions of age-at-length are then expanded to population abundance-at-age with</w:t>
        </w:r>
      </w:ins>
    </w:p>
    <w:p w14:paraId="2848C8D3" w14:textId="77777777" w:rsidR="00C136D7" w:rsidRDefault="002D0DB4" w:rsidP="00C136D7">
      <w:pPr>
        <w:pStyle w:val="BodyText"/>
        <w:rPr>
          <w:ins w:id="349" w:author="Pete.Hulson" w:date="2023-07-27T10:41:00Z"/>
        </w:rPr>
      </w:pPr>
      <m:oMathPara>
        <m:oMathParaPr>
          <m:jc m:val="center"/>
        </m:oMathParaPr>
        <m:oMath>
          <m:sSub>
            <m:sSubPr>
              <m:ctrlPr>
                <w:ins w:id="350" w:author="Pete.Hulson" w:date="2023-07-27T10:41:00Z">
                  <w:rPr>
                    <w:rFonts w:ascii="Cambria Math" w:hAnsi="Cambria Math"/>
                  </w:rPr>
                </w:ins>
              </m:ctrlPr>
            </m:sSubPr>
            <m:e>
              <m:acc>
                <m:accPr>
                  <m:ctrlPr>
                    <w:ins w:id="351" w:author="Pete.Hulson" w:date="2023-07-27T10:41:00Z">
                      <w:rPr>
                        <w:rFonts w:ascii="Cambria Math" w:hAnsi="Cambria Math"/>
                      </w:rPr>
                    </w:ins>
                  </m:ctrlPr>
                </m:accPr>
                <m:e>
                  <m:r>
                    <w:ins w:id="352" w:author="Pete.Hulson" w:date="2023-07-27T10:41:00Z">
                      <w:rPr>
                        <w:rFonts w:ascii="Cambria Math" w:hAnsi="Cambria Math"/>
                      </w:rPr>
                      <m:t>N</m:t>
                    </w:ins>
                  </m:r>
                </m:e>
              </m:acc>
            </m:e>
            <m:sub>
              <m:r>
                <w:ins w:id="353" w:author="Pete.Hulson" w:date="2023-07-27T10:41:00Z">
                  <w:rPr>
                    <w:rFonts w:ascii="Cambria Math" w:hAnsi="Cambria Math"/>
                  </w:rPr>
                  <m:t>sx</m:t>
                </w:ins>
              </m:r>
              <m:r>
                <w:ins w:id="354" w:author="Pete.Hulson" w:date="2023-07-27T10:41:00Z">
                  <m:rPr>
                    <m:sty m:val="p"/>
                  </m:rPr>
                  <w:rPr>
                    <w:rFonts w:ascii="Cambria Math" w:hAnsi="Cambria Math"/>
                  </w:rPr>
                  <m:t>,</m:t>
                </w:ins>
              </m:r>
              <m:r>
                <w:ins w:id="355" w:author="Pete.Hulson" w:date="2023-07-27T10:41:00Z">
                  <w:rPr>
                    <w:rFonts w:ascii="Cambria Math" w:hAnsi="Cambria Math"/>
                  </w:rPr>
                  <m:t>a</m:t>
                </w:ins>
              </m:r>
              <m:r>
                <w:ins w:id="356" w:author="Pete.Hulson" w:date="2023-07-27T10:41:00Z">
                  <m:rPr>
                    <m:sty m:val="p"/>
                  </m:rPr>
                  <w:rPr>
                    <w:rFonts w:ascii="Cambria Math" w:hAnsi="Cambria Math"/>
                  </w:rPr>
                  <m:t>,</m:t>
                </w:ins>
              </m:r>
              <m:r>
                <w:ins w:id="357" w:author="Pete.Hulson" w:date="2023-07-27T10:41:00Z">
                  <w:rPr>
                    <w:rFonts w:ascii="Cambria Math" w:hAnsi="Cambria Math"/>
                  </w:rPr>
                  <m:t>y</m:t>
                </w:ins>
              </m:r>
            </m:sub>
          </m:sSub>
          <m:r>
            <w:ins w:id="358" w:author="Pete.Hulson" w:date="2023-07-27T10:41:00Z">
              <m:rPr>
                <m:sty m:val="p"/>
              </m:rPr>
              <w:rPr>
                <w:rFonts w:ascii="Cambria Math" w:hAnsi="Cambria Math"/>
              </w:rPr>
              <m:t>=</m:t>
            </w:ins>
          </m:r>
          <m:nary>
            <m:naryPr>
              <m:chr m:val="∑"/>
              <m:limLoc m:val="undOvr"/>
              <m:ctrlPr>
                <w:ins w:id="359" w:author="Pete.Hulson" w:date="2023-07-27T10:41:00Z">
                  <w:rPr>
                    <w:rFonts w:ascii="Cambria Math" w:hAnsi="Cambria Math"/>
                  </w:rPr>
                </w:ins>
              </m:ctrlPr>
            </m:naryPr>
            <m:sub>
              <m:r>
                <w:ins w:id="360" w:author="Pete.Hulson" w:date="2023-07-27T10:41:00Z">
                  <w:rPr>
                    <w:rFonts w:ascii="Cambria Math" w:hAnsi="Cambria Math"/>
                  </w:rPr>
                  <m:t>l</m:t>
                </w:ins>
              </m:r>
              <m:r>
                <w:ins w:id="361" w:author="Pete.Hulson" w:date="2023-07-27T10:41:00Z">
                  <m:rPr>
                    <m:sty m:val="p"/>
                  </m:rPr>
                  <w:rPr>
                    <w:rFonts w:ascii="Cambria Math" w:hAnsi="Cambria Math"/>
                  </w:rPr>
                  <m:t>=</m:t>
                </w:ins>
              </m:r>
              <m:r>
                <w:ins w:id="362" w:author="Pete.Hulson" w:date="2023-07-27T10:41:00Z">
                  <w:rPr>
                    <w:rFonts w:ascii="Cambria Math" w:hAnsi="Cambria Math"/>
                  </w:rPr>
                  <m:t>1</m:t>
                </w:ins>
              </m:r>
            </m:sub>
            <m:sup>
              <m:r>
                <w:ins w:id="363" w:author="Pete.Hulson" w:date="2023-07-27T10:41:00Z">
                  <w:rPr>
                    <w:rFonts w:ascii="Cambria Math" w:hAnsi="Cambria Math"/>
                  </w:rPr>
                  <m:t>L</m:t>
                </w:ins>
              </m:r>
            </m:sup>
            <m:e>
              <m:sSub>
                <m:sSubPr>
                  <m:ctrlPr>
                    <w:ins w:id="364" w:author="Pete.Hulson" w:date="2023-07-27T10:41:00Z">
                      <w:rPr>
                        <w:rFonts w:ascii="Cambria Math" w:hAnsi="Cambria Math"/>
                      </w:rPr>
                    </w:ins>
                  </m:ctrlPr>
                </m:sSubPr>
                <m:e>
                  <m:acc>
                    <m:accPr>
                      <m:ctrlPr>
                        <w:ins w:id="365" w:author="Pete.Hulson" w:date="2023-07-27T10:41:00Z">
                          <w:rPr>
                            <w:rFonts w:ascii="Cambria Math" w:hAnsi="Cambria Math"/>
                          </w:rPr>
                        </w:ins>
                      </m:ctrlPr>
                    </m:accPr>
                    <m:e>
                      <m:r>
                        <w:ins w:id="366" w:author="Pete.Hulson" w:date="2023-07-27T10:41:00Z">
                          <w:rPr>
                            <w:rFonts w:ascii="Cambria Math" w:hAnsi="Cambria Math"/>
                          </w:rPr>
                          <m:t>p</m:t>
                        </w:ins>
                      </m:r>
                    </m:e>
                  </m:acc>
                </m:e>
                <m:sub>
                  <m:r>
                    <w:ins w:id="367" w:author="Pete.Hulson" w:date="2023-07-27T10:41:00Z">
                      <w:rPr>
                        <w:rFonts w:ascii="Cambria Math" w:hAnsi="Cambria Math"/>
                      </w:rPr>
                      <m:t>x</m:t>
                    </w:ins>
                  </m:r>
                  <m:r>
                    <w:ins w:id="368" w:author="Pete.Hulson" w:date="2023-07-27T10:41:00Z">
                      <m:rPr>
                        <m:sty m:val="p"/>
                      </m:rPr>
                      <w:rPr>
                        <w:rFonts w:ascii="Cambria Math" w:hAnsi="Cambria Math"/>
                      </w:rPr>
                      <m:t>,</m:t>
                    </w:ins>
                  </m:r>
                  <m:r>
                    <w:ins w:id="369" w:author="Pete.Hulson" w:date="2023-07-27T10:41:00Z">
                      <w:rPr>
                        <w:rFonts w:ascii="Cambria Math" w:hAnsi="Cambria Math"/>
                      </w:rPr>
                      <m:t>a</m:t>
                    </w:ins>
                  </m:r>
                  <m:r>
                    <w:ins w:id="370" w:author="Pete.Hulson" w:date="2023-07-27T10:41:00Z">
                      <m:rPr>
                        <m:sty m:val="p"/>
                      </m:rPr>
                      <w:rPr>
                        <w:rFonts w:ascii="Cambria Math" w:hAnsi="Cambria Math"/>
                      </w:rPr>
                      <m:t>,</m:t>
                    </w:ins>
                  </m:r>
                  <m:r>
                    <w:ins w:id="371" w:author="Pete.Hulson" w:date="2023-07-27T10:41:00Z">
                      <w:rPr>
                        <w:rFonts w:ascii="Cambria Math" w:hAnsi="Cambria Math"/>
                      </w:rPr>
                      <m:t>l</m:t>
                    </w:ins>
                  </m:r>
                  <m:r>
                    <w:ins w:id="372" w:author="Pete.Hulson" w:date="2023-07-27T10:41:00Z">
                      <m:rPr>
                        <m:sty m:val="p"/>
                      </m:rPr>
                      <w:rPr>
                        <w:rFonts w:ascii="Cambria Math" w:hAnsi="Cambria Math"/>
                      </w:rPr>
                      <m:t>,</m:t>
                    </w:ins>
                  </m:r>
                  <m:r>
                    <w:ins w:id="373" w:author="Pete.Hulson" w:date="2023-07-27T10:41:00Z">
                      <w:rPr>
                        <w:rFonts w:ascii="Cambria Math" w:hAnsi="Cambria Math"/>
                      </w:rPr>
                      <m:t>y</m:t>
                    </w:ins>
                  </m:r>
                </m:sub>
              </m:sSub>
            </m:e>
          </m:nary>
          <m:r>
            <w:ins w:id="374" w:author="Pete.Hulson" w:date="2023-07-27T10:41:00Z">
              <m:rPr>
                <m:sty m:val="p"/>
              </m:rPr>
              <w:rPr>
                <w:rFonts w:ascii="Cambria Math" w:hAnsi="Cambria Math"/>
              </w:rPr>
              <m:t>⋅</m:t>
            </w:ins>
          </m:r>
          <m:sSub>
            <m:sSubPr>
              <m:ctrlPr>
                <w:ins w:id="375" w:author="Pete.Hulson" w:date="2023-07-27T10:41:00Z">
                  <w:rPr>
                    <w:rFonts w:ascii="Cambria Math" w:hAnsi="Cambria Math"/>
                  </w:rPr>
                </w:ins>
              </m:ctrlPr>
            </m:sSubPr>
            <m:e>
              <m:acc>
                <m:accPr>
                  <m:ctrlPr>
                    <w:ins w:id="376" w:author="Pete.Hulson" w:date="2023-07-27T10:41:00Z">
                      <w:rPr>
                        <w:rFonts w:ascii="Cambria Math" w:hAnsi="Cambria Math"/>
                      </w:rPr>
                    </w:ins>
                  </m:ctrlPr>
                </m:accPr>
                <m:e>
                  <m:r>
                    <w:ins w:id="377" w:author="Pete.Hulson" w:date="2023-07-27T10:41:00Z">
                      <w:rPr>
                        <w:rFonts w:ascii="Cambria Math" w:hAnsi="Cambria Math"/>
                      </w:rPr>
                      <m:t>N</m:t>
                    </w:ins>
                  </m:r>
                </m:e>
              </m:acc>
            </m:e>
            <m:sub>
              <m:r>
                <w:ins w:id="378" w:author="Pete.Hulson" w:date="2023-07-27T10:41:00Z">
                  <w:rPr>
                    <w:rFonts w:ascii="Cambria Math" w:hAnsi="Cambria Math"/>
                  </w:rPr>
                  <m:t>x</m:t>
                </w:ins>
              </m:r>
              <m:r>
                <w:ins w:id="379" w:author="Pete.Hulson" w:date="2023-07-27T10:41:00Z">
                  <m:rPr>
                    <m:sty m:val="p"/>
                  </m:rPr>
                  <w:rPr>
                    <w:rFonts w:ascii="Cambria Math" w:hAnsi="Cambria Math"/>
                  </w:rPr>
                  <m:t>,</m:t>
                </w:ins>
              </m:r>
              <m:r>
                <w:ins w:id="380" w:author="Pete.Hulson" w:date="2023-07-27T10:41:00Z">
                  <w:rPr>
                    <w:rFonts w:ascii="Cambria Math" w:hAnsi="Cambria Math"/>
                  </w:rPr>
                  <m:t>l</m:t>
                </w:ins>
              </m:r>
              <m:r>
                <w:ins w:id="381" w:author="Pete.Hulson" w:date="2023-07-27T10:41:00Z">
                  <m:rPr>
                    <m:sty m:val="p"/>
                  </m:rPr>
                  <w:rPr>
                    <w:rFonts w:ascii="Cambria Math" w:hAnsi="Cambria Math"/>
                  </w:rPr>
                  <m:t>,</m:t>
                </w:ins>
              </m:r>
              <m:r>
                <w:ins w:id="382" w:author="Pete.Hulson" w:date="2023-07-27T10:41:00Z">
                  <w:rPr>
                    <w:rFonts w:ascii="Cambria Math" w:hAnsi="Cambria Math"/>
                  </w:rPr>
                  <m:t>y</m:t>
                </w:ins>
              </m:r>
            </m:sub>
          </m:sSub>
          <m:r>
            <w:ins w:id="383" w:author="Pete.Hulson" w:date="2023-07-27T10:41:00Z">
              <w:rPr>
                <w:rFonts w:ascii="Cambria Math" w:hAnsi="Cambria Math"/>
              </w:rPr>
              <m:t>  </m:t>
            </w:ins>
          </m:r>
          <m:d>
            <m:dPr>
              <m:ctrlPr>
                <w:ins w:id="384" w:author="Pete.Hulson" w:date="2023-07-27T10:41:00Z">
                  <w:rPr>
                    <w:rFonts w:ascii="Cambria Math" w:hAnsi="Cambria Math"/>
                  </w:rPr>
                </w:ins>
              </m:ctrlPr>
            </m:dPr>
            <m:e>
              <m:r>
                <w:ins w:id="385" w:author="Pete.Hulson" w:date="2023-07-27T10:41:00Z">
                  <w:rPr>
                    <w:rFonts w:ascii="Cambria Math" w:hAnsi="Cambria Math"/>
                  </w:rPr>
                  <m:t>6</m:t>
                </w:ins>
              </m:r>
            </m:e>
          </m:d>
        </m:oMath>
      </m:oMathPara>
    </w:p>
    <w:p w14:paraId="371933F3" w14:textId="1FCADD66" w:rsidR="00CD027C" w:rsidDel="00C136D7" w:rsidRDefault="00C136D7">
      <w:pPr>
        <w:pStyle w:val="FirstParagraph"/>
        <w:rPr>
          <w:del w:id="386" w:author="Pete.Hulson" w:date="2023-07-27T10:43:00Z"/>
        </w:rPr>
        <w:pPrChange w:id="387" w:author="Pete.Hulson" w:date="2023-07-27T10:43:00Z">
          <w:pPr>
            <w:pStyle w:val="BodyText"/>
            <w:ind w:firstLine="720"/>
          </w:pPr>
        </w:pPrChange>
      </w:pPr>
      <w:ins w:id="388" w:author="Pete.Hulson" w:date="2023-07-27T10:41:00Z">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w:t>
        </w:r>
      </w:ins>
      <w:ins w:id="389" w:author="Pete.Hulson" w:date="2023-07-27T10:43:00Z">
        <w:r>
          <w:t xml:space="preserve"> Further details on </w:t>
        </w:r>
      </w:ins>
      <w:commentRangeStart w:id="390"/>
      <w:commentRangeStart w:id="391"/>
      <w:del w:id="392" w:author="Pete.Hulson" w:date="2023-07-27T10:43:00Z">
        <w:r w:rsidR="00CA1586" w:rsidDel="00C136D7">
          <w:delText>T</w:delText>
        </w:r>
      </w:del>
      <w:ins w:id="393" w:author="Pete.Hulson" w:date="2023-07-27T10:43:00Z">
        <w:r>
          <w:t>t</w:t>
        </w:r>
      </w:ins>
      <w:r w:rsidR="00CA1586">
        <w:t xml:space="preserve">he specific methods the AFSC uses to expand length and age samples to </w:t>
      </w:r>
      <w:commentRangeEnd w:id="390"/>
      <w:r w:rsidR="002B2FB4">
        <w:rPr>
          <w:rStyle w:val="CommentReference"/>
        </w:rPr>
        <w:commentReference w:id="390"/>
      </w:r>
      <w:r w:rsidR="00CA1586">
        <w:t>abundance are shown in Hulson et al. (2023).</w:t>
      </w:r>
      <w:commentRangeEnd w:id="391"/>
      <w:r w:rsidR="00FF7C1A">
        <w:rPr>
          <w:rStyle w:val="CommentReference"/>
        </w:rPr>
        <w:commentReference w:id="391"/>
      </w:r>
    </w:p>
    <w:p w14:paraId="5CEACFD6" w14:textId="2A5965A6" w:rsidR="00CD027C" w:rsidRDefault="00CA1586" w:rsidP="000E3E29">
      <w:pPr>
        <w:pStyle w:val="BodyText"/>
        <w:ind w:firstLine="720"/>
      </w:pPr>
      <w:commentRangeStart w:id="394"/>
      <w:r>
        <w:t>The</w:t>
      </w:r>
      <w:commentRangeEnd w:id="394"/>
      <w:r w:rsidR="004F711F">
        <w:rPr>
          <w:rStyle w:val="CommentReference"/>
        </w:rPr>
        <w:commentReference w:id="394"/>
      </w:r>
      <w:r>
        <w:t xml:space="preserve"> stocks selected for this analysis are presented in Table 1 and were selected because all are assessed by the AFSC with statistical catch-at-age models and have corresponding expanded age and/or length composition estimates from the respective bottom trawl surveys.</w:t>
      </w:r>
      <w:ins w:id="395" w:author="Pete.Hulson" w:date="2023-08-14T11:39:00Z">
        <w:r w:rsidR="00021574">
          <w:t xml:space="preserve"> The number of hauls in which these stocks were present, </w:t>
        </w:r>
      </w:ins>
      <w:ins w:id="396" w:author="Pete.Hulson" w:date="2023-08-14T11:40:00Z">
        <w:r w:rsidR="00021574">
          <w:t>and within these the number of hauls sampled for length frequency and age specimen data</w:t>
        </w:r>
      </w:ins>
      <w:ins w:id="397" w:author="Pete.Hulson" w:date="2023-08-14T11:41:00Z">
        <w:r w:rsidR="00021574">
          <w:t>,</w:t>
        </w:r>
      </w:ins>
      <w:ins w:id="398" w:author="Pete.Hulson" w:date="2023-08-14T11:40:00Z">
        <w:r w:rsidR="00021574">
          <w:t xml:space="preserve"> are shown in </w:t>
        </w:r>
      </w:ins>
      <w:ins w:id="399" w:author="Pete.Hulson" w:date="2023-08-14T11:41:00Z">
        <w:r w:rsidR="00021574">
          <w:t xml:space="preserve">Supplementary Material </w:t>
        </w:r>
      </w:ins>
      <w:ins w:id="400" w:author="Pete.Hulson" w:date="2023-08-14T11:40:00Z">
        <w:r w:rsidR="00021574">
          <w:t>Table S1.</w:t>
        </w:r>
      </w:ins>
      <w:del w:id="401" w:author="Pete.Hulson" w:date="2023-08-14T11:40:00Z">
        <w:r w:rsidDel="00021574">
          <w:delText xml:space="preserve"> </w:delText>
        </w:r>
      </w:del>
      <w:commentRangeStart w:id="402"/>
      <w:ins w:id="403" w:author="Pete.Hulson" w:date="2023-08-16T09:22:00Z">
        <w:r w:rsidR="002D0DB4">
          <w:t xml:space="preserve">It was noted in Siskey et al. </w:t>
        </w:r>
      </w:ins>
      <w:ins w:id="404" w:author="Pete.Hulson" w:date="2023-08-16T09:23:00Z">
        <w:r w:rsidR="002D0DB4">
          <w:t>(2023) that there were some age-length pairs in the AFSC age specimen data where the length was not reflected</w:t>
        </w:r>
      </w:ins>
      <w:ins w:id="405" w:author="Pete.Hulson" w:date="2023-08-16T09:24:00Z">
        <w:r w:rsidR="002D0DB4">
          <w:t xml:space="preserve"> in the length frequency data</w:t>
        </w:r>
      </w:ins>
      <w:ins w:id="406" w:author="Pete.Hulson" w:date="2023-08-16T09:26:00Z">
        <w:r w:rsidR="002D0DB4">
          <w:t xml:space="preserve"> for some of these stocks</w:t>
        </w:r>
      </w:ins>
      <w:ins w:id="407" w:author="Pete.Hulson" w:date="2023-08-16T09:24:00Z">
        <w:r w:rsidR="002D0DB4">
          <w:t>. In the data used in this analysis this also occurred, however, the age-length pair that was dropped in the subsequent age-length key and the second stage expansion represented a fraction of a percent of the total age specimen data for all of the s</w:t>
        </w:r>
      </w:ins>
      <w:ins w:id="408" w:author="Pete.Hulson" w:date="2023-08-16T09:26:00Z">
        <w:r w:rsidR="002D0DB4">
          <w:t>tocks</w:t>
        </w:r>
      </w:ins>
      <w:ins w:id="409" w:author="Pete.Hulson" w:date="2023-08-16T09:24:00Z">
        <w:r w:rsidR="002D0DB4">
          <w:t xml:space="preserve"> investigated </w:t>
        </w:r>
      </w:ins>
      <w:ins w:id="410" w:author="Pete.Hulson" w:date="2023-08-16T09:25:00Z">
        <w:r w:rsidR="002D0DB4">
          <w:t xml:space="preserve">(not </w:t>
        </w:r>
      </w:ins>
      <w:ins w:id="411" w:author="Pete.Hulson" w:date="2023-08-16T09:26:00Z">
        <w:r w:rsidR="002D0DB4">
          <w:t>exceeding</w:t>
        </w:r>
      </w:ins>
      <w:ins w:id="412" w:author="Pete.Hulson" w:date="2023-08-16T09:25:00Z">
        <w:r w:rsidR="002D0DB4">
          <w:t xml:space="preserve"> 0.53% of the total age specimen data for any given s</w:t>
        </w:r>
      </w:ins>
      <w:ins w:id="413" w:author="Pete.Hulson" w:date="2023-08-16T09:26:00Z">
        <w:r w:rsidR="002D0DB4">
          <w:t>tock</w:t>
        </w:r>
      </w:ins>
      <w:ins w:id="414" w:author="Pete.Hulson" w:date="2023-08-16T09:25:00Z">
        <w:r w:rsidR="002D0DB4">
          <w:t>).</w:t>
        </w:r>
      </w:ins>
      <w:ins w:id="415" w:author="Pete.Hulson" w:date="2023-08-16T09:23:00Z">
        <w:r w:rsidR="002D0DB4">
          <w:t xml:space="preserve"> </w:t>
        </w:r>
      </w:ins>
      <w:commentRangeEnd w:id="402"/>
      <w:ins w:id="416" w:author="Pete.Hulson" w:date="2023-08-16T09:26:00Z">
        <w:r w:rsidR="002D0DB4">
          <w:rPr>
            <w:rStyle w:val="CommentReference"/>
          </w:rPr>
          <w:commentReference w:id="402"/>
        </w:r>
      </w:ins>
      <w:r>
        <w:t xml:space="preserve">Historical data for each </w:t>
      </w:r>
      <w:r>
        <w:lastRenderedPageBreak/>
        <w:t>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417" w:name="simulation-bootstrap-framework"/>
      <w:bookmarkEnd w:id="68"/>
      <w:r>
        <w:t>Simulation-Bootstrap framework</w:t>
      </w:r>
    </w:p>
    <w:p w14:paraId="36F45FF6" w14:textId="614E73D3" w:rsidR="00CD027C" w:rsidRDefault="000E3E29" w:rsidP="000E3E29">
      <w:pPr>
        <w:pStyle w:val="FirstParagraph"/>
      </w:pPr>
      <w:r>
        <w:tab/>
      </w:r>
      <w:r w:rsidR="00CA1586">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w:t>
      </w:r>
      <w:commentRangeStart w:id="418"/>
      <w:r w:rsidR="00CA1586">
        <w:t xml:space="preserve">second (age) stage expansion processes for each bootstrap replicate of length frequency </w:t>
      </w:r>
      <w:commentRangeEnd w:id="418"/>
      <w:r w:rsidR="004E6FE8">
        <w:rPr>
          <w:rStyle w:val="CommentReference"/>
        </w:rPr>
        <w:commentReference w:id="418"/>
      </w:r>
      <w:r w:rsidR="00CA1586">
        <w:t xml:space="preserve">and specimen age data to generate length and age compositions. The bootstrap-simulation framework is composed of a suite of nested resampling protocols. </w:t>
      </w:r>
      <w:commentRangeStart w:id="419"/>
      <w:r w:rsidR="00CA1586">
        <w:t>Bootstrap resampling was performed either with replacement (wr) or without replacement (wor) depending on the needs of a particular protocol.</w:t>
      </w:r>
      <w:commentRangeEnd w:id="419"/>
      <w:r w:rsidR="002B2FB4">
        <w:rPr>
          <w:rStyle w:val="CommentReference"/>
        </w:rPr>
        <w:commentReference w:id="419"/>
      </w:r>
      <w:ins w:id="420" w:author="Pete.Hulson" w:date="2023-07-27T16:32:00Z">
        <w:r w:rsidR="00022F34">
          <w:t xml:space="preserve"> </w:t>
        </w:r>
      </w:ins>
      <w:ins w:id="421" w:author="Pete.Hulson" w:date="2023-07-27T16:33:00Z">
        <w:r w:rsidR="00022F34">
          <w:t xml:space="preserve">With replacement was used to evaluate the uncertainty for a full sample set </w:t>
        </w:r>
      </w:ins>
      <w:ins w:id="422" w:author="Pete.Hulson" w:date="2023-07-27T16:34:00Z">
        <w:r w:rsidR="00022F34">
          <w:t>(for example, for the full set of hauls, lengths, and ages) where without replacement was used when sub-sampling from a set of samples</w:t>
        </w:r>
      </w:ins>
      <w:ins w:id="423" w:author="Pete.Hulson" w:date="2023-07-29T09:52:00Z">
        <w:r w:rsidR="0051081A">
          <w:t xml:space="preserve"> at a pre-determined level</w:t>
        </w:r>
      </w:ins>
      <w:ins w:id="424" w:author="Pete.Hulson" w:date="2023-07-27T16:34:00Z">
        <w:r w:rsidR="00022F34">
          <w:t xml:space="preserve"> </w:t>
        </w:r>
      </w:ins>
      <w:ins w:id="425" w:author="Pete.Hulson" w:date="2023-07-27T16:35:00Z">
        <w:r w:rsidR="00022F34">
          <w:t>(for example, when sub-sampling for length frequency and age observations</w:t>
        </w:r>
      </w:ins>
      <w:ins w:id="426" w:author="Pete.Hulson" w:date="2023-07-29T09:52:00Z">
        <w:r w:rsidR="0051081A">
          <w:t xml:space="preserve"> to investigate the consequences of reductions in sampling effort</w:t>
        </w:r>
      </w:ins>
      <w:ins w:id="427" w:author="Pete.Hulson" w:date="2023-07-27T16:35:00Z">
        <w:r w:rsidR="00022F34">
          <w:t>).</w:t>
        </w:r>
      </w:ins>
      <w:r w:rsidR="00CA1586">
        <w:t xml:space="preserve"> Functions to run the sampling protocols were developed in a compartmentalized manner to provide substantial flexibility in exploring desired resampling protocols. The order of operations (</w:t>
      </w:r>
      <w:commentRangeStart w:id="428"/>
      <w:r w:rsidR="00CA1586">
        <w:t>Figure 1</w:t>
      </w:r>
      <w:commentRangeEnd w:id="428"/>
      <w:r w:rsidR="002B2FB4">
        <w:rPr>
          <w:rStyle w:val="CommentReference"/>
        </w:rPr>
        <w:commentReference w:id="428"/>
      </w:r>
      <w:r w:rsidR="00CA1586">
        <w:t>) has the following schedule:</w:t>
      </w:r>
    </w:p>
    <w:p w14:paraId="58123470" w14:textId="77777777" w:rsidR="00CD027C" w:rsidRDefault="00CA1586">
      <w:pPr>
        <w:pStyle w:val="Compact"/>
        <w:numPr>
          <w:ilvl w:val="0"/>
          <w:numId w:val="22"/>
        </w:numPr>
      </w:pPr>
      <w:r>
        <w:t>Resample hauls (wr)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(wr).</w:t>
      </w:r>
    </w:p>
    <w:p w14:paraId="3C7A87E8" w14:textId="703CDBB0" w:rsidR="00CD027C" w:rsidRDefault="00CA1586">
      <w:pPr>
        <w:pStyle w:val="Compact"/>
        <w:numPr>
          <w:ilvl w:val="0"/>
          <w:numId w:val="22"/>
        </w:numPr>
      </w:pPr>
      <w:commentRangeStart w:id="429"/>
      <w:r>
        <w:t>From the resampled lengths in step 2, subset the haul-specific length samples (wor) at the pre-determined sub</w:t>
      </w:r>
      <w:ins w:id="430" w:author="Pete.Hulson" w:date="2023-07-29T09:52:00Z">
        <w:r w:rsidR="0051081A">
          <w:t>-</w:t>
        </w:r>
      </w:ins>
      <w:r>
        <w:t>sampling level</w:t>
      </w:r>
      <w:ins w:id="431" w:author="Pete.Hulson" w:date="2023-07-29T09:53:00Z">
        <w:r w:rsidR="0051081A">
          <w:t xml:space="preserve"> (for either sex-specific or total length samples)</w:t>
        </w:r>
      </w:ins>
      <w:r>
        <w:t>.</w:t>
      </w:r>
    </w:p>
    <w:p w14:paraId="43BCA706" w14:textId="77777777" w:rsidR="00CD027C" w:rsidRDefault="00CA1586">
      <w:pPr>
        <w:pStyle w:val="Compact"/>
        <w:numPr>
          <w:ilvl w:val="0"/>
          <w:numId w:val="22"/>
        </w:numPr>
      </w:pPr>
      <w:r>
        <w:lastRenderedPageBreak/>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(wr).</w:t>
      </w:r>
    </w:p>
    <w:p w14:paraId="073EA447" w14:textId="5105F980" w:rsidR="00CD027C" w:rsidRDefault="00CA1586">
      <w:pPr>
        <w:pStyle w:val="Compact"/>
        <w:numPr>
          <w:ilvl w:val="0"/>
          <w:numId w:val="22"/>
        </w:numPr>
      </w:pPr>
      <w:r>
        <w:t>From the resampled ages in step 5, subset the total ages sampled (wor) at pre-determined sub</w:t>
      </w:r>
      <w:ins w:id="432" w:author="Pete.Hulson" w:date="2023-07-29T09:53:00Z">
        <w:r w:rsidR="0051081A">
          <w:t>-</w:t>
        </w:r>
      </w:ins>
      <w:r>
        <w:t>sampling level.</w:t>
      </w:r>
      <w:commentRangeEnd w:id="429"/>
      <w:r w:rsidR="002B2FB4">
        <w:rPr>
          <w:rStyle w:val="CommentReference"/>
        </w:rPr>
        <w:commentReference w:id="429"/>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59E33AF0"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ins w:id="433" w:author="Pete.Hulson" w:date="2023-07-29T10:05:00Z">
        <w:r w:rsidR="0051081A">
          <w:t>-</w:t>
        </w:r>
      </w:ins>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ins w:id="434" w:author="Pete.Hulson" w:date="2023-07-29T10:05:00Z">
        <w:r w:rsidR="0051081A">
          <w:t>-</w:t>
        </w:r>
      </w:ins>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ins w:id="435" w:author="Pete.Hulson" w:date="2023-07-29T10:11:00Z">
        <w:r w:rsidR="00302D97">
          <w:t>We evaluated the impacts of</w:t>
        </w:r>
      </w:ins>
      <w:ins w:id="436" w:author="Pete.Hulson" w:date="2023-07-29T10:07:00Z">
        <w:r w:rsidR="00302D97">
          <w:t xml:space="preserve"> sub-sampling of length frequency and age specimen collections at two different levels, either at the haul level </w:t>
        </w:r>
      </w:ins>
      <w:ins w:id="437" w:author="Pete.Hulson" w:date="2023-07-29T10:08:00Z">
        <w:r w:rsidR="00302D97">
          <w:t xml:space="preserve">(for length frequency), or at the survey total level (for age specimen collections). </w:t>
        </w:r>
      </w:ins>
      <w:commentRangeStart w:id="438"/>
      <w:r>
        <w:t>We set the sub</w:t>
      </w:r>
      <w:ins w:id="439" w:author="Pete.Hulson" w:date="2023-07-29T10:05:00Z">
        <w:r w:rsidR="0051081A">
          <w:t>-</w:t>
        </w:r>
      </w:ins>
      <w:r>
        <w:t>sampling level for length frequency at numbers per haul to evaluate the AFSC length sampling design</w:t>
      </w:r>
      <w:ins w:id="440" w:author="Pete.Hulson" w:date="2023-07-29T10:11:00Z">
        <w:r w:rsidR="00302D97">
          <w:t xml:space="preserve">, as the effort expended by survey staff to length and determine sex of a fish is </w:t>
        </w:r>
      </w:ins>
      <w:ins w:id="441" w:author="Pete.Hulson" w:date="2023-07-29T10:12:00Z">
        <w:r w:rsidR="00302D97">
          <w:t xml:space="preserve">most important </w:t>
        </w:r>
      </w:ins>
      <w:ins w:id="442" w:author="Pete.Hulson" w:date="2023-07-29T10:11:00Z">
        <w:r w:rsidR="00302D97">
          <w:t>at the haul level</w:t>
        </w:r>
      </w:ins>
      <w:r>
        <w:t>.</w:t>
      </w:r>
      <w:commentRangeEnd w:id="438"/>
      <w:r w:rsidR="002B2FB4">
        <w:rPr>
          <w:rStyle w:val="CommentReference"/>
        </w:rPr>
        <w:commentReference w:id="438"/>
      </w:r>
      <w:r>
        <w:t xml:space="preserve"> </w:t>
      </w:r>
      <w:commentRangeStart w:id="443"/>
      <w:r>
        <w:t>Additionally, to subsample ages, we reduced the proportion of the total number of ages sampled in step 6 to evaluate the consequences of reductions in overall age sampling</w:t>
      </w:r>
      <w:ins w:id="444" w:author="Pete.Hulson" w:date="2023-07-29T10:20:00Z">
        <w:r w:rsidR="002B5BE5">
          <w:t>. We evaluated age specimen sampling at the total survey level</w:t>
        </w:r>
      </w:ins>
      <w:del w:id="445" w:author="Pete.Hulson" w:date="2023-07-29T10:19:00Z">
        <w:r w:rsidDel="002B5BE5">
          <w:delText>,</w:delText>
        </w:r>
      </w:del>
      <w:ins w:id="446" w:author="Pete.Hulson" w:date="2023-07-29T10:19:00Z">
        <w:r w:rsidR="002B5BE5" w:rsidDel="002B5BE5">
          <w:t xml:space="preserve"> </w:t>
        </w:r>
      </w:ins>
      <w:del w:id="447" w:author="Pete.Hulson" w:date="2023-07-29T10:19:00Z">
        <w:r w:rsidDel="002B5BE5">
          <w:delText xml:space="preserve"> </w:delText>
        </w:r>
        <w:commentRangeEnd w:id="443"/>
        <w:r w:rsidR="002B2FB4" w:rsidDel="002B5BE5">
          <w:rPr>
            <w:rStyle w:val="CommentReference"/>
          </w:rPr>
          <w:commentReference w:id="443"/>
        </w:r>
        <w:r w:rsidDel="002B5BE5">
          <w:delText>b</w:delText>
        </w:r>
      </w:del>
      <w:ins w:id="448" w:author="Pete.Hulson" w:date="2023-07-29T10:20:00Z">
        <w:r w:rsidR="002B5BE5">
          <w:t>b</w:t>
        </w:r>
      </w:ins>
      <w:r>
        <w:t>ecause the number of otoliths collected per haul for age analysis is typically small</w:t>
      </w:r>
      <w:ins w:id="449" w:author="Pete.Hulson" w:date="2023-07-29T10:17:00Z">
        <w:r w:rsidR="002B5BE5">
          <w:t xml:space="preserve"> and an important consideration for the level of age sampling is the total number of ages </w:t>
        </w:r>
        <w:r w:rsidR="002B5BE5">
          <w:lastRenderedPageBreak/>
          <w:t>read at an age reading laboratory</w:t>
        </w:r>
      </w:ins>
      <w:r>
        <w:t>. The bootstrap-simulation repeated steps 1-7 iteratively for each length and age subsample level, providing iterated population abundance-at-length and age that was then compared to the population abundance-at-length and age calculated from the original data.</w:t>
      </w:r>
    </w:p>
    <w:p w14:paraId="2D7EB7F3" w14:textId="60AEF67D" w:rsidR="00CD027C" w:rsidRDefault="00CA1586" w:rsidP="000E3E29">
      <w:pPr>
        <w:pStyle w:val="BodyText"/>
        <w:ind w:firstLine="720"/>
      </w:pPr>
      <w:r>
        <w:t>The length subsample levels that we evaluated from the full length frequency collections were 50, 100, 150, 200, and 250 samples per haul.</w:t>
      </w:r>
      <w:ins w:id="450" w:author="Pete.Hulson" w:date="2023-08-14T11:48:00Z">
        <w:r w:rsidR="00F11F51">
          <w:t xml:space="preserve"> Using the GOA stocks as an example, we also evaluated the impact of different length composition binning for 2 cm and 5 cm length bins, as well as the impact of sub-sampling</w:t>
        </w:r>
      </w:ins>
      <w:ins w:id="451" w:author="Pete.Hulson" w:date="2023-08-14T11:50:00Z">
        <w:r w:rsidR="00F11F51">
          <w:t xml:space="preserve"> for lengths</w:t>
        </w:r>
      </w:ins>
      <w:ins w:id="452" w:author="Pete.Hulson" w:date="2023-08-14T11:48:00Z">
        <w:r w:rsidR="00F11F51">
          <w:t xml:space="preserve"> at a sub-regional scale </w:t>
        </w:r>
      </w:ins>
      <w:ins w:id="453" w:author="Pete.Hulson" w:date="2023-08-14T11:49:00Z">
        <w:r w:rsidR="00F11F51">
          <w:t>(for the western, central, and eastern GOA).</w:t>
        </w:r>
      </w:ins>
      <w:r>
        <w:t xml:space="preserve">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with the uncertainty observed as a result of sub-sampling. We ran the bootstrap-simulation for 500 iterations, the level at which variability in results did not increase</w:t>
      </w:r>
      <w:ins w:id="454" w:author="Pete.Hulson" w:date="2023-08-14T11:50:00Z">
        <w:r w:rsidR="00F11F51">
          <w:t xml:space="preserve"> (see Supplementary Figure S1</w:t>
        </w:r>
      </w:ins>
      <w:ins w:id="455" w:author="Pete.Hulson" w:date="2023-08-14T11:51:00Z">
        <w:r w:rsidR="00F11F51">
          <w:t>)</w:t>
        </w:r>
      </w:ins>
      <w:r>
        <w:t xml:space="preserve">. The bootstrap-simulation was developed in R (R Core Team 2022) and is available via GitHub as an R package </w:t>
      </w:r>
      <w:commentRangeStart w:id="456"/>
      <w:r>
        <w:t>(</w:t>
      </w:r>
      <w:hyperlink r:id="rId11">
        <w:r w:rsidRPr="000E3E29">
          <w:rPr>
            <w:rStyle w:val="Hyperlink"/>
            <w:color w:val="auto"/>
          </w:rPr>
          <w:t>https://github.com/BenWilliams-NOAA/swo</w:t>
        </w:r>
      </w:hyperlink>
      <w:r>
        <w:t>).</w:t>
      </w:r>
      <w:commentRangeEnd w:id="456"/>
      <w:r w:rsidR="002B2FB4">
        <w:rPr>
          <w:rStyle w:val="CommentReference"/>
        </w:rPr>
        <w:commentReference w:id="456"/>
      </w:r>
    </w:p>
    <w:p w14:paraId="7163B419" w14:textId="77777777" w:rsidR="000E3E29" w:rsidRDefault="000E3E29" w:rsidP="000E3E29">
      <w:pPr>
        <w:pStyle w:val="BodyText"/>
      </w:pPr>
    </w:p>
    <w:p w14:paraId="19012695" w14:textId="77777777" w:rsidR="00CD027C" w:rsidRDefault="00CA1586">
      <w:pPr>
        <w:pStyle w:val="Heading2"/>
      </w:pPr>
      <w:bookmarkStart w:id="457" w:name="computing-input-sample-size"/>
      <w:bookmarkEnd w:id="417"/>
      <w:r>
        <w:t>Computing input sample size</w:t>
      </w:r>
    </w:p>
    <w:p w14:paraId="5C31F393" w14:textId="014C435A" w:rsidR="00CD027C" w:rsidRDefault="002B5BE5" w:rsidP="000E3E29">
      <w:pPr>
        <w:pStyle w:val="FirstParagraph"/>
        <w:ind w:firstLine="720"/>
      </w:pPr>
      <w:ins w:id="458" w:author="Pete.Hulson" w:date="2023-07-29T10:21:00Z">
        <w:r>
          <w:t>Realized</w:t>
        </w:r>
      </w:ins>
      <w:del w:id="459" w:author="Pete.Hulson" w:date="2023-07-29T10:21:00Z">
        <w:r w:rsidR="00CA1586" w:rsidDel="002B5BE5">
          <w:delText>Relative</w:delText>
        </w:r>
      </w:del>
      <w:r w:rsidR="00CA1586">
        <w:t xml:space="preserve"> sample size, as introduced </w:t>
      </w:r>
      <w:ins w:id="460" w:author="Pete.Hulson" w:date="2023-07-29T10:26:00Z">
        <w:r>
          <w:t>in Appendix 2 of</w:t>
        </w:r>
      </w:ins>
      <w:del w:id="461" w:author="Pete.Hulson" w:date="2023-07-29T10:26:00Z">
        <w:r w:rsidR="00CA1586" w:rsidDel="002B5BE5">
          <w:delText>by</w:delText>
        </w:r>
      </w:del>
      <w:r w:rsidR="00CA1586">
        <w:t xml:space="preserve"> </w:t>
      </w:r>
      <w:commentRangeStart w:id="462"/>
      <w:r w:rsidR="00CA1586">
        <w:t xml:space="preserve">McAllister and Ianelli (1997), </w:t>
      </w:r>
      <w:commentRangeEnd w:id="462"/>
      <w:r w:rsidR="002B2FB4">
        <w:rPr>
          <w:rStyle w:val="CommentReference"/>
        </w:rPr>
        <w:commentReference w:id="462"/>
      </w:r>
      <w:r w:rsidR="00CA1586">
        <w:t xml:space="preserve">is a statistic that can </w:t>
      </w:r>
      <w:del w:id="463" w:author="Pete.Hulson" w:date="2023-07-29T10:29:00Z">
        <w:r w:rsidR="00CA1586" w:rsidDel="006F3C78">
          <w:delText xml:space="preserve">evaluate </w:delText>
        </w:r>
      </w:del>
      <w:ins w:id="464" w:author="Pete.Hulson" w:date="2023-07-29T10:29:00Z">
        <w:r w:rsidR="006F3C78">
          <w:t xml:space="preserve">approximate </w:t>
        </w:r>
      </w:ins>
      <w:r w:rsidR="00CA1586">
        <w:t>the level of intra-haul correlation in age and length composition samples</w:t>
      </w:r>
      <w:ins w:id="465" w:author="Pete.Hulson" w:date="2023-07-29T10:32:00Z">
        <w:r w:rsidR="006F3C78">
          <w:t xml:space="preserve"> that can be used in several error structures when fitting composition data in stock assessments (e.g., multinomial, </w:t>
        </w:r>
      </w:ins>
      <w:ins w:id="466" w:author="Pete.Hulson" w:date="2023-07-29T10:33:00Z">
        <w:r w:rsidR="006F3C78">
          <w:t>Dirichlet, and Dirichlet-Mulinomial)</w:t>
        </w:r>
      </w:ins>
      <w:r w:rsidR="00CA1586">
        <w:t xml:space="preserve">. It is also a </w:t>
      </w:r>
      <w:r w:rsidR="00CA1586">
        <w:lastRenderedPageBreak/>
        <w:t xml:space="preserve">statistic that can evaluate the amount of uncertainty in estimated composition data compared to observed composition data. </w:t>
      </w:r>
      <w:commentRangeStart w:id="467"/>
      <w:del w:id="468" w:author="Pete.Hulson" w:date="2023-07-29T10:21:00Z">
        <w:r w:rsidR="00CA1586" w:rsidDel="002B5BE5">
          <w:delText xml:space="preserve">Relative </w:delText>
        </w:r>
      </w:del>
      <w:ins w:id="469" w:author="Pete.Hulson" w:date="2023-07-29T10:21:00Z">
        <w:r>
          <w:t xml:space="preserve">Realized </w:t>
        </w:r>
      </w:ins>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commentRangeEnd w:id="467"/>
      <w:r w:rsidR="002B2FB4">
        <w:rPr>
          <w:rStyle w:val="CommentReference"/>
        </w:rPr>
        <w:commentReference w:id="467"/>
      </w:r>
    </w:p>
    <w:commentRangeStart w:id="470"/>
    <w:p w14:paraId="035A3941" w14:textId="724B1207" w:rsidR="00CD027C" w:rsidRDefault="002D0DB4">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71" w:author="Pete.Hulson" w:date="2023-07-29T10:36:00Z">
                          <w:rPr>
                            <w:rFonts w:ascii="Cambria Math" w:hAnsi="Cambria Math"/>
                          </w:rPr>
                          <m:t>i</m:t>
                        </w:del>
                      </m:r>
                      <m:r>
                        <w:del w:id="472" w:author="Pete.Hulson" w:date="2023-07-29T10:36:00Z">
                          <m:rPr>
                            <m:sty m:val="p"/>
                          </m:rPr>
                          <w:rPr>
                            <w:rFonts w:ascii="Cambria Math" w:hAnsi="Cambria Math"/>
                          </w:rPr>
                          <m:t>,</m:t>
                        </w:del>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73" w:author="Pete.Hulson" w:date="2023-07-29T10:36:00Z">
                          <w:rPr>
                            <w:rFonts w:ascii="Cambria Math" w:hAnsi="Cambria Math"/>
                          </w:rPr>
                          <m:t>i</m:t>
                        </w:del>
                      </m:r>
                      <m:r>
                        <w:del w:id="474" w:author="Pete.Hulson" w:date="2023-07-29T10:36:00Z">
                          <m:rPr>
                            <m:sty m:val="p"/>
                          </m:rPr>
                          <w:rPr>
                            <w:rFonts w:ascii="Cambria Math" w:hAnsi="Cambria Math"/>
                          </w:rPr>
                          <m:t>,</m:t>
                        </w:del>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ins w:id="475" w:author="Pete.Hulson" w:date="2023-07-29T10:38:00Z">
                  <w:rPr>
                    <w:rFonts w:ascii="Cambria Math" w:hAnsi="Cambria Math"/>
                  </w:rPr>
                  <m:t>7</m:t>
                </w:ins>
              </m:r>
              <m:r>
                <w:del w:id="476" w:author="Pete.Hulson" w:date="2023-07-29T10:38:00Z">
                  <w:rPr>
                    <w:rFonts w:ascii="Cambria Math" w:hAnsi="Cambria Math"/>
                  </w:rPr>
                  <m:t>1</m:t>
                </w:del>
              </m:r>
            </m:e>
          </m:d>
          <w:commentRangeEnd w:id="470"/>
          <m:r>
            <m:rPr>
              <m:sty m:val="p"/>
            </m:rPr>
            <w:rPr>
              <w:rStyle w:val="CommentReference"/>
            </w:rPr>
            <w:commentReference w:id="470"/>
          </m:r>
        </m:oMath>
      </m:oMathPara>
    </w:p>
    <w:p w14:paraId="375326D7" w14:textId="4098D103" w:rsidR="00CD027C" w:rsidRDefault="00CA1586">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ins w:id="477" w:author="Pete.Hulson" w:date="2023-07-29T10:38:00Z">
        <w:r w:rsidR="0053139E">
          <w:t>7</w:t>
        </w:r>
      </w:ins>
      <w:del w:id="478" w:author="Pete.Hulson" w:date="2023-07-29T10:38:00Z">
        <w:r w:rsidDel="0053139E">
          <w:delText>1</w:delText>
        </w:r>
      </w:del>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w:t>
      </w:r>
      <w:commentRangeStart w:id="479"/>
      <w:r>
        <w:t xml:space="preserve">simulation we computed a </w:t>
      </w:r>
      <w:del w:id="480" w:author="Pete.Hulson" w:date="2023-07-29T10:39:00Z">
        <w:r w:rsidDel="0053139E">
          <w:delText>relative</w:delText>
        </w:r>
      </w:del>
      <w:ins w:id="481" w:author="Pete.Hulson" w:date="2023-07-29T10:39:00Z">
        <w:r w:rsidR="0053139E">
          <w:t>realized</w:t>
        </w:r>
      </w:ins>
      <w:r>
        <w:t xml:space="preserve"> sample size that indicated the change in uncertainty caused by sub-sampling length frequency and age specimen data. </w:t>
      </w:r>
      <w:commentRangeEnd w:id="479"/>
      <w:r w:rsidR="002B2FB4">
        <w:rPr>
          <w:rStyle w:val="CommentReference"/>
        </w:rPr>
        <w:commentReference w:id="479"/>
      </w:r>
      <w:r>
        <w:t xml:space="preserve">A larger </w:t>
      </w:r>
      <w:del w:id="482" w:author="Pete.Hulson" w:date="2023-07-29T10:39:00Z">
        <w:r w:rsidDel="0053139E">
          <w:delText>relative</w:delText>
        </w:r>
      </w:del>
      <w:ins w:id="483" w:author="Pete.Hulson" w:date="2023-07-29T10:39:00Z">
        <w:r w:rsidR="0053139E">
          <w:t>realized</w:t>
        </w:r>
      </w:ins>
      <w:r>
        <w:t xml:space="preserve"> sample size indicates higher certainty in the iterated composition estimates, while lower </w:t>
      </w:r>
      <w:del w:id="484" w:author="Pete.Hulson" w:date="2023-07-29T10:39:00Z">
        <w:r w:rsidDel="0053139E">
          <w:delText>relative</w:delText>
        </w:r>
      </w:del>
      <w:ins w:id="485" w:author="Pete.Hulson" w:date="2023-07-29T10:39:00Z">
        <w:r w:rsidR="0053139E">
          <w:t>realized</w:t>
        </w:r>
      </w:ins>
      <w:r>
        <w:t xml:space="preserve"> sample size indicates less certainty.</w:t>
      </w:r>
    </w:p>
    <w:p w14:paraId="0C05D0BD" w14:textId="0A995EE3" w:rsidR="00CD027C" w:rsidRDefault="00CA1586" w:rsidP="000E3E29">
      <w:pPr>
        <w:pStyle w:val="BodyText"/>
        <w:ind w:firstLine="720"/>
      </w:pPr>
      <w:r>
        <w:t xml:space="preserve">The harmonic mean was used to summarize these annual </w:t>
      </w:r>
      <w:del w:id="486" w:author="Pete.Hulson" w:date="2023-07-29T10:39:00Z">
        <w:r w:rsidDel="0053139E">
          <w:delText>relative</w:delText>
        </w:r>
      </w:del>
      <w:ins w:id="487" w:author="Pete.Hulson" w:date="2023-07-29T10:39:00Z">
        <w:r w:rsidR="0053139E">
          <w:t>realized</w:t>
        </w:r>
      </w:ins>
      <w:r>
        <w:t xml:space="preser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w:t>
      </w:r>
      <w:commentRangeStart w:id="488"/>
      <w:r>
        <w:t xml:space="preserve">Herein, we use the term ‘iterated </w:t>
      </w:r>
      <w:ins w:id="489" w:author="Pete.Hulson" w:date="2023-07-29T10:38:00Z">
        <w:r w:rsidR="0053139E">
          <w:t>realized</w:t>
        </w:r>
      </w:ins>
      <w:del w:id="490" w:author="Pete.Hulson" w:date="2023-07-29T10:38:00Z">
        <w:r w:rsidDel="0053139E">
          <w:delText>relative</w:delText>
        </w:r>
      </w:del>
      <w:r>
        <w:t xml:space="preserve"> sample size’ (iterated </w:t>
      </w:r>
      <w:r>
        <w:rPr>
          <w:i/>
          <w:iCs/>
        </w:rPr>
        <w:t>R</w:t>
      </w:r>
      <w:r>
        <w:t xml:space="preserve">) to refer to the </w:t>
      </w:r>
      <w:del w:id="491" w:author="Pete.Hulson" w:date="2023-07-29T10:38:00Z">
        <w:r w:rsidDel="0053139E">
          <w:delText xml:space="preserve">relative </w:delText>
        </w:r>
      </w:del>
      <w:ins w:id="492" w:author="Pete.Hulson" w:date="2023-07-29T10:38:00Z">
        <w:r w:rsidR="0053139E">
          <w:t xml:space="preserve">realized </w:t>
        </w:r>
      </w:ins>
      <w:r>
        <w:t xml:space="preserve">sample sizes computed for each iteration of the </w:t>
      </w:r>
      <w:r>
        <w:lastRenderedPageBreak/>
        <w:t xml:space="preserve">bootstrap-simulation from (1), and we use the term ‘input sample size’ (ISS) to refer to the harmonic mean of the iterated </w:t>
      </w:r>
      <w:del w:id="493" w:author="Pete.Hulson" w:date="2023-07-29T10:38:00Z">
        <w:r w:rsidDel="0053139E">
          <w:delText xml:space="preserve">relative </w:delText>
        </w:r>
      </w:del>
      <w:ins w:id="494" w:author="Pete.Hulson" w:date="2023-07-29T10:38:00Z">
        <w:r w:rsidR="0053139E">
          <w:t xml:space="preserve">realized </w:t>
        </w:r>
      </w:ins>
      <w:r>
        <w:t>sample sizes.</w:t>
      </w:r>
      <w:commentRangeEnd w:id="488"/>
      <w:r w:rsidR="00FF7C1A">
        <w:rPr>
          <w:rStyle w:val="CommentReference"/>
        </w:rPr>
        <w:commentReference w:id="488"/>
      </w:r>
    </w:p>
    <w:p w14:paraId="562592D7" w14:textId="1BB3701A" w:rsidR="00CD027C" w:rsidRDefault="00CA1586" w:rsidP="000E3E29">
      <w:pPr>
        <w:pStyle w:val="BodyText"/>
        <w:ind w:firstLine="720"/>
      </w:pPr>
      <w:r>
        <w:t xml:space="preserve">We provide results of both the annual age and length composition ISS estimates and their </w:t>
      </w:r>
      <w:commentRangeStart w:id="495"/>
      <w:r>
        <w:t xml:space="preserve">relative size (termed ‘relative ISS’) </w:t>
      </w:r>
      <w:commentRangeEnd w:id="495"/>
      <w:r w:rsidR="002B2FB4">
        <w:rPr>
          <w:rStyle w:val="CommentReference"/>
        </w:rPr>
        <w:commentReference w:id="495"/>
      </w:r>
      <w:r>
        <w:t xml:space="preserve">compared to the full dataset ISS. The relative ISS was computed as the ISS at a pre-determined sub-sampling level divided by the full dataset ISS (no sub-sampling) for each survey year. </w:t>
      </w:r>
      <w:commentRangeStart w:id="496"/>
      <w:r>
        <w:t xml:space="preserve">This provides an indication of the amount of change in uncertainty due to reductions in sub-sampling rates. </w:t>
      </w:r>
      <w:commentRangeEnd w:id="496"/>
      <w:r w:rsidR="00DB0AF9">
        <w:rPr>
          <w:rStyle w:val="CommentReference"/>
        </w:rPr>
        <w:commentReference w:id="496"/>
      </w:r>
      <w:r>
        <w:t>To provide general results for illustration of trends we display the ISS and relative ISS by species type (</w:t>
      </w:r>
      <w:commentRangeStart w:id="497"/>
      <w:r>
        <w:t>flatfish</w:t>
      </w:r>
      <w:commentRangeEnd w:id="497"/>
      <w:r w:rsidR="002B2FB4">
        <w:rPr>
          <w:rStyle w:val="CommentReference"/>
        </w:rPr>
        <w:commentReference w:id="497"/>
      </w:r>
      <w:r>
        <w:t>, gadid, and rockfish)</w:t>
      </w:r>
      <w:ins w:id="498" w:author="Pete.Hulson" w:date="2023-08-16T11:16:00Z">
        <w:r w:rsidR="00FE79D5">
          <w:t xml:space="preserve"> and across survey regions </w:t>
        </w:r>
      </w:ins>
      <w:ins w:id="499" w:author="Pete.Hulson" w:date="2023-08-16T11:17:00Z">
        <w:r w:rsidR="00FE79D5">
          <w:t>(AI, EBS, and GOA)</w:t>
        </w:r>
      </w:ins>
      <w:r>
        <w:t xml:space="preserve"> </w:t>
      </w:r>
      <w:del w:id="500" w:author="Pete.Hulson" w:date="2023-08-16T11:11:00Z">
        <w:r w:rsidDel="00184810">
          <w:delText>and at times survey region (AI, EBS, and GOA) using</w:delText>
        </w:r>
      </w:del>
      <w:ins w:id="501" w:author="Pete.Hulson" w:date="2023-08-16T11:16:00Z">
        <w:r w:rsidR="00FE79D5">
          <w:t xml:space="preserve"> using</w:t>
        </w:r>
      </w:ins>
      <w:del w:id="502" w:author="Pete.Hulson" w:date="2023-08-16T11:11:00Z">
        <w:r w:rsidDel="00184810">
          <w:delText xml:space="preserve"> </w:delText>
        </w:r>
      </w:del>
      <w:ins w:id="503" w:author="Pete.Hulson" w:date="2023-08-16T11:17:00Z">
        <w:r w:rsidR="00FE79D5">
          <w:t xml:space="preserve"> </w:t>
        </w:r>
      </w:ins>
      <w:r>
        <w:t>box-plots (which include the median, inter-quartile range, and 95th percentile range). Thus, when species type results are shown they are grouped across the stocks within that species type (as indicated in Table 1)</w:t>
      </w:r>
      <w:ins w:id="504" w:author="Pete.Hulson" w:date="2023-08-16T11:17:00Z">
        <w:r w:rsidR="00FE79D5">
          <w:t xml:space="preserve"> and across the survey regions</w:t>
        </w:r>
      </w:ins>
      <w:del w:id="505" w:author="Pete.Hulson" w:date="2023-08-16T11:11:00Z">
        <w:r w:rsidDel="00184810">
          <w:delText xml:space="preserve"> and when survey region results are shown they are grouped across the stocks in that region</w:delText>
        </w:r>
      </w:del>
      <w:r>
        <w:t xml:space="preserve">. </w:t>
      </w:r>
      <w:ins w:id="506" w:author="Pete.Hulson" w:date="2023-08-16T11:11:00Z">
        <w:r w:rsidR="00FE79D5">
          <w:t>To evaluate</w:t>
        </w:r>
      </w:ins>
      <w:ins w:id="507" w:author="Pete.Hulson" w:date="2023-08-16T11:12:00Z">
        <w:r w:rsidR="00FE79D5">
          <w:t xml:space="preserve"> </w:t>
        </w:r>
      </w:ins>
      <w:ins w:id="508" w:author="Pete.Hulson" w:date="2023-08-16T11:18:00Z">
        <w:r w:rsidR="00FE79D5">
          <w:t xml:space="preserve">if the results </w:t>
        </w:r>
      </w:ins>
      <w:ins w:id="509" w:author="Pete.Hulson" w:date="2023-08-16T11:20:00Z">
        <w:r w:rsidR="00FE79D5">
          <w:t xml:space="preserve">of length frequency sub-sampling </w:t>
        </w:r>
      </w:ins>
      <w:ins w:id="510" w:author="Pete.Hulson" w:date="2023-08-16T11:18:00Z">
        <w:r w:rsidR="00FE79D5">
          <w:t xml:space="preserve">were sensitive to </w:t>
        </w:r>
      </w:ins>
      <w:ins w:id="511" w:author="Pete.Hulson" w:date="2023-08-16T11:11:00Z">
        <w:r w:rsidR="00FE79D5">
          <w:t>the length composition bin structure</w:t>
        </w:r>
      </w:ins>
      <w:ins w:id="512" w:author="Pete.Hulson" w:date="2023-08-16T11:18:00Z">
        <w:r w:rsidR="00FE79D5">
          <w:t>,</w:t>
        </w:r>
      </w:ins>
      <w:ins w:id="513" w:author="Pete.Hulson" w:date="2023-08-16T11:12:00Z">
        <w:r w:rsidR="00FE79D5">
          <w:t xml:space="preserve"> we also included length </w:t>
        </w:r>
      </w:ins>
      <w:ins w:id="514" w:author="Pete.Hulson" w:date="2023-08-16T11:13:00Z">
        <w:r w:rsidR="00FE79D5">
          <w:t>composition</w:t>
        </w:r>
      </w:ins>
      <w:ins w:id="515" w:author="Pete.Hulson" w:date="2023-08-16T11:12:00Z">
        <w:r w:rsidR="00FE79D5">
          <w:t xml:space="preserve"> </w:t>
        </w:r>
      </w:ins>
      <w:ins w:id="516" w:author="Pete.Hulson" w:date="2023-08-16T11:13:00Z">
        <w:r w:rsidR="00FE79D5">
          <w:t>bins of 2 cm and 5 cm for comparison with the base case of 1 cm bins using the stocks in the GOA as an example.</w:t>
        </w:r>
      </w:ins>
      <w:ins w:id="517" w:author="Pete.Hulson" w:date="2023-08-16T11:18:00Z">
        <w:r w:rsidR="00FE79D5">
          <w:t xml:space="preserve"> Additionally, to evaluate whether the results of length </w:t>
        </w:r>
      </w:ins>
      <w:ins w:id="518" w:author="Pete.Hulson" w:date="2023-08-16T11:19:00Z">
        <w:r w:rsidR="00FE79D5">
          <w:t>frequency</w:t>
        </w:r>
      </w:ins>
      <w:ins w:id="519" w:author="Pete.Hulson" w:date="2023-08-16T11:18:00Z">
        <w:r w:rsidR="00FE79D5">
          <w:t xml:space="preserve"> </w:t>
        </w:r>
      </w:ins>
      <w:ins w:id="520" w:author="Pete.Hulson" w:date="2023-08-16T11:19:00Z">
        <w:r w:rsidR="00FE79D5">
          <w:t xml:space="preserve">sub-sampling were sensitive to the spatial scale, we </w:t>
        </w:r>
      </w:ins>
      <w:ins w:id="521" w:author="Pete.Hulson" w:date="2023-08-16T11:20:00Z">
        <w:r w:rsidR="00FE79D5">
          <w:t>included</w:t>
        </w:r>
      </w:ins>
      <w:ins w:id="522" w:author="Pete.Hulson" w:date="2023-08-16T11:19:00Z">
        <w:r w:rsidR="00FE79D5">
          <w:t xml:space="preserve"> </w:t>
        </w:r>
      </w:ins>
      <w:ins w:id="523" w:author="Pete.Hulson" w:date="2023-08-16T11:20:00Z">
        <w:r w:rsidR="00FE79D5">
          <w:t>analysis</w:t>
        </w:r>
      </w:ins>
      <w:ins w:id="524" w:author="Pete.Hulson" w:date="2023-08-16T11:19:00Z">
        <w:r w:rsidR="00FE79D5">
          <w:t xml:space="preserve"> that evaluated subsampling at the sub-regional scale within the GOA as an example (for the Western, Central, and Eastern </w:t>
        </w:r>
      </w:ins>
      <w:ins w:id="525" w:author="Pete.Hulson" w:date="2023-08-16T11:20:00Z">
        <w:r w:rsidR="00FE79D5">
          <w:t xml:space="preserve">GOA sub-regions). </w:t>
        </w:r>
      </w:ins>
      <w:ins w:id="526" w:author="Pete.Hulson" w:date="2023-08-16T11:11:00Z">
        <w:r w:rsidR="00FE79D5">
          <w:t xml:space="preserve"> </w:t>
        </w:r>
      </w:ins>
      <w:r>
        <w: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ins w:id="527" w:author="Pete.Hulson" w:date="2023-08-16T11:21:00Z">
        <w:r w:rsidR="00FE79D5">
          <w:t xml:space="preserve"> Finally, while the primary metric of this study was ISS, as an indication of </w:t>
        </w:r>
      </w:ins>
      <w:ins w:id="528" w:author="Pete.Hulson" w:date="2023-08-16T11:22:00Z">
        <w:r w:rsidR="00103D27">
          <w:t xml:space="preserve">changes to uncertainty due to sub-sampling, we also evaluated relative bias in </w:t>
        </w:r>
        <w:r w:rsidR="00103D27">
          <w:lastRenderedPageBreak/>
          <w:t xml:space="preserve">sex-specific mean length and the sex ratio as additional metrics. </w:t>
        </w:r>
      </w:ins>
      <w:ins w:id="529" w:author="Pete.Hulson" w:date="2023-08-16T11:23:00Z">
        <w:r w:rsidR="00103D27">
          <w:t>In this case, relative bias was computed as the relative bias between the full dataset mean length (or sex ratio) and the sub-sampled dataset mean length (or sec ratio).</w:t>
        </w:r>
      </w:ins>
    </w:p>
    <w:p w14:paraId="7A7F1413" w14:textId="77777777" w:rsidR="000E3E29" w:rsidRDefault="000E3E29" w:rsidP="000E3E29">
      <w:pPr>
        <w:pStyle w:val="BodyText"/>
      </w:pPr>
    </w:p>
    <w:p w14:paraId="78321229" w14:textId="77777777" w:rsidR="00CD027C" w:rsidRDefault="00CA1586">
      <w:pPr>
        <w:pStyle w:val="Heading1"/>
      </w:pPr>
      <w:bookmarkStart w:id="530" w:name="results"/>
      <w:bookmarkEnd w:id="67"/>
      <w:bookmarkEnd w:id="457"/>
      <w:r>
        <w:t>Results</w:t>
      </w:r>
    </w:p>
    <w:p w14:paraId="33EFB970" w14:textId="38BDBEC8"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w:t>
      </w:r>
      <w:ins w:id="531" w:author="Pete.Hulson" w:date="2023-08-16T09:37:00Z">
        <w:r w:rsidR="009520E7">
          <w:t xml:space="preserve">region- and stock-specific results are shown in </w:t>
        </w:r>
      </w:ins>
      <w:r>
        <w:t>Supplementary Material Figures S</w:t>
      </w:r>
      <w:ins w:id="532" w:author="Pete.Hulson" w:date="2023-08-16T09:39:00Z">
        <w:r w:rsidR="009520E7">
          <w:t>2</w:t>
        </w:r>
      </w:ins>
      <w:del w:id="533" w:author="Pete.Hulson" w:date="2023-08-16T09:39:00Z">
        <w:r w:rsidDel="009520E7">
          <w:delText>1</w:delText>
        </w:r>
      </w:del>
      <w:r>
        <w:t>–S</w:t>
      </w:r>
      <w:ins w:id="534" w:author="Pete.Hulson" w:date="2023-08-16T09:39:00Z">
        <w:r w:rsidR="009520E7">
          <w:t>4</w:t>
        </w:r>
      </w:ins>
      <w:del w:id="535" w:author="Pete.Hulson" w:date="2023-08-16T09:39:00Z">
        <w:r w:rsidDel="009520E7">
          <w:delText>3</w:delText>
        </w:r>
      </w:del>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levels also varied between species types and stocks, but the variability </w:t>
      </w:r>
      <w:commentRangeStart w:id="536"/>
      <w:r>
        <w:t xml:space="preserve">generally declined as the haul sub-sampling level decreased. </w:t>
      </w:r>
      <w:ins w:id="537" w:author="Pete.Hulson" w:date="2023-07-27T12:55:00Z">
        <w:r w:rsidR="004A3980">
          <w:t>Using the full age specimen samples while changing the sub-</w:t>
        </w:r>
        <w:r w:rsidR="004A3980">
          <w:lastRenderedPageBreak/>
          <w:t>sampling case for length frequency</w:t>
        </w:r>
      </w:ins>
      <w:commentRangeStart w:id="538"/>
      <w:del w:id="539" w:author="Pete.Hulson" w:date="2023-07-27T12:56:00Z">
        <w:r w:rsidDel="004A3980">
          <w:delText>Across the length frequency haul level sub-sampling cases evaluated</w:delText>
        </w:r>
      </w:del>
      <w:r>
        <w:t xml:space="preserve">, the magnitude of age composition ISS for all stocks within each region was unaffected by length sub-sampling </w:t>
      </w:r>
      <w:ins w:id="540" w:author="Pete.Hulson" w:date="2023-07-27T12:56:00Z">
        <w:r w:rsidR="004A3980">
          <w:t xml:space="preserve">across the length frequency haul level sub-sampling cases evaluated </w:t>
        </w:r>
      </w:ins>
      <w:r>
        <w:t>(bottom panels of Figure 2).</w:t>
      </w:r>
      <w:commentRangeEnd w:id="536"/>
      <w:r w:rsidR="00FF7C1A">
        <w:rPr>
          <w:rStyle w:val="CommentReference"/>
        </w:rPr>
        <w:commentReference w:id="536"/>
      </w:r>
      <w:commentRangeEnd w:id="538"/>
      <w:ins w:id="541" w:author="Pete.Hulson" w:date="2023-07-27T13:08:00Z">
        <w:r w:rsidR="00B00AD3">
          <w:t xml:space="preserve"> We note that the magnitude of length composition </w:t>
        </w:r>
      </w:ins>
      <w:ins w:id="542" w:author="Pete.Hulson" w:date="2023-07-27T13:09:00Z">
        <w:r w:rsidR="00B00AD3">
          <w:t>ISS ranged from five to ten times the magnitude of age composition ISS for flatfish and gadids,</w:t>
        </w:r>
      </w:ins>
      <w:ins w:id="543" w:author="Pete.Hulson" w:date="2023-07-27T13:10:00Z">
        <w:r w:rsidR="00B00AD3">
          <w:t xml:space="preserve"> and two to three times the magnitude of age composition ISS for rockfish (</w:t>
        </w:r>
      </w:ins>
      <w:ins w:id="544" w:author="Pete.Hulson" w:date="2023-08-16T09:40:00Z">
        <w:r w:rsidR="009520E7">
          <w:t xml:space="preserve">comparing the top and bottom panels of </w:t>
        </w:r>
      </w:ins>
      <w:ins w:id="545" w:author="Pete.Hulson" w:date="2023-07-27T13:10:00Z">
        <w:r w:rsidR="00B00AD3">
          <w:t>Figure 2).</w:t>
        </w:r>
      </w:ins>
      <w:ins w:id="546" w:author="Pete.Hulson" w:date="2023-07-27T13:09:00Z">
        <w:r w:rsidR="00B00AD3">
          <w:t xml:space="preserve"> </w:t>
        </w:r>
      </w:ins>
      <w:r w:rsidR="002B2FB4">
        <w:rPr>
          <w:rStyle w:val="CommentReference"/>
        </w:rPr>
        <w:commentReference w:id="538"/>
      </w:r>
    </w:p>
    <w:p w14:paraId="0EA9D1FC" w14:textId="3B8A8565" w:rsidR="00CD027C" w:rsidRDefault="00CA1586" w:rsidP="000E3E29">
      <w:pPr>
        <w:pStyle w:val="BodyText"/>
        <w:ind w:firstLine="720"/>
      </w:pPr>
      <w:r>
        <w:t>As the haul level length frequency sub-sampling level decreased the</w:t>
      </w:r>
      <w:ins w:id="547" w:author="Pete.Hulson" w:date="2023-08-16T09:43:00Z">
        <w:r w:rsidR="009520E7">
          <w:t xml:space="preserve"> length composition</w:t>
        </w:r>
      </w:ins>
      <w:r>
        <w:t xml:space="preserve"> relative ISS also decreased (</w:t>
      </w:r>
      <w:ins w:id="548" w:author="Pete.Hulson" w:date="2023-08-16T09:41:00Z">
        <w:r w:rsidR="009520E7">
          <w:t xml:space="preserve">to panels of </w:t>
        </w:r>
      </w:ins>
      <w:r>
        <w:t xml:space="preserve">Figure 3). This decrease in </w:t>
      </w:r>
      <w:ins w:id="549" w:author="Pete.Hulson" w:date="2023-08-16T09:44:00Z">
        <w:r w:rsidR="009520E7">
          <w:t xml:space="preserve">length composition </w:t>
        </w:r>
      </w:ins>
      <w:r>
        <w:t xml:space="preserve">relative ISS was exhibited by all stocks evaluated, </w:t>
      </w:r>
      <w:ins w:id="550" w:author="Pete.Hulson" w:date="2023-08-16T09:48:00Z">
        <w:r w:rsidR="00BE7F65">
          <w:t xml:space="preserve">and </w:t>
        </w:r>
      </w:ins>
      <w:r>
        <w:t>although the magnitude of decrease was region- and stock-specific</w:t>
      </w:r>
      <w:ins w:id="551" w:author="Pete.Hulson" w:date="2023-08-16T09:48:00Z">
        <w:r w:rsidR="00BE7F65">
          <w:t xml:space="preserve"> the results were consistent across regions and stocks</w:t>
        </w:r>
      </w:ins>
      <w:r>
        <w:t xml:space="preserve"> (</w:t>
      </w:r>
      <w:ins w:id="552" w:author="Pete.Hulson" w:date="2023-08-16T09:42:00Z">
        <w:r w:rsidR="009520E7">
          <w:t xml:space="preserve">region- and stock-specific results are shown in </w:t>
        </w:r>
      </w:ins>
      <w:r>
        <w:t>Supplementary Material Figures S</w:t>
      </w:r>
      <w:ins w:id="553" w:author="Pete.Hulson" w:date="2023-08-16T09:42:00Z">
        <w:r w:rsidR="009520E7">
          <w:t>5</w:t>
        </w:r>
      </w:ins>
      <w:del w:id="554" w:author="Pete.Hulson" w:date="2023-08-16T09:42:00Z">
        <w:r w:rsidDel="009520E7">
          <w:delText>4</w:delText>
        </w:r>
      </w:del>
      <w:r>
        <w:t>–S</w:t>
      </w:r>
      <w:ins w:id="555" w:author="Pete.Hulson" w:date="2023-08-16T09:42:00Z">
        <w:r w:rsidR="009520E7">
          <w:t>7</w:t>
        </w:r>
      </w:ins>
      <w:del w:id="556" w:author="Pete.Hulson" w:date="2023-08-16T09:42:00Z">
        <w:r w:rsidDel="009520E7">
          <w:delText>6</w:delText>
        </w:r>
      </w:del>
      <w:r>
        <w:t xml:space="preserve">). </w:t>
      </w:r>
      <w:del w:id="557" w:author="Pete.Hulson" w:date="2023-08-16T09:46:00Z">
        <w:r w:rsidDel="009520E7">
          <w:delText>In terms of stock-specific results, the largest decrease in the relative ISS across the length frequency sub-sampling levels occurred for EBS walleye pollock (Figure S</w:delText>
        </w:r>
      </w:del>
      <w:del w:id="558" w:author="Pete.Hulson" w:date="2023-08-16T09:43:00Z">
        <w:r w:rsidDel="009520E7">
          <w:delText>5</w:delText>
        </w:r>
      </w:del>
      <w:del w:id="559" w:author="Pete.Hulson" w:date="2023-08-16T09:46:00Z">
        <w:r w:rsidDel="009520E7">
          <w:delText>) and the smallest decrease occurred for GOA rex sole and southern rock sole (Figure S</w:delText>
        </w:r>
      </w:del>
      <w:del w:id="560" w:author="Pete.Hulson" w:date="2023-08-16T09:43:00Z">
        <w:r w:rsidDel="009520E7">
          <w:delText>6</w:delText>
        </w:r>
      </w:del>
      <w:del w:id="561" w:author="Pete.Hulson" w:date="2023-08-16T09:46:00Z">
        <w:r w:rsidDel="009520E7">
          <w:delText>). The largest variability across survey years in the relative ISS was observed for sub-sampling levels of 50 and 100 lengths per haul for AI walleye pollock (Figure S</w:delText>
        </w:r>
      </w:del>
      <w:del w:id="562" w:author="Pete.Hulson" w:date="2023-08-16T09:44:00Z">
        <w:r w:rsidDel="009520E7">
          <w:delText>4</w:delText>
        </w:r>
      </w:del>
      <w:del w:id="563" w:author="Pete.Hulson" w:date="2023-08-16T09:46:00Z">
        <w:r w:rsidDel="009520E7">
          <w:delText>) and GOA northern rockfish (Figure S</w:delText>
        </w:r>
      </w:del>
      <w:del w:id="564" w:author="Pete.Hulson" w:date="2023-08-16T09:44:00Z">
        <w:r w:rsidDel="009520E7">
          <w:delText>6</w:delText>
        </w:r>
      </w:del>
      <w:del w:id="565" w:author="Pete.Hulson" w:date="2023-08-16T09:46:00Z">
        <w:r w:rsidDel="009520E7">
          <w:delText>). However, in terms of species type results across the survey regions (Figure 3), the decrease in relative ISS as the haul length frequency sub-sampling level decreased was</w:delText>
        </w:r>
      </w:del>
      <w:del w:id="566" w:author="Pete.Hulson" w:date="2023-07-31T12:46:00Z">
        <w:r w:rsidDel="004F711F">
          <w:delText xml:space="preserve"> </w:delText>
        </w:r>
        <w:commentRangeStart w:id="567"/>
        <w:r w:rsidDel="004F711F">
          <w:delText>very</w:delText>
        </w:r>
      </w:del>
      <w:del w:id="568" w:author="Pete.Hulson" w:date="2023-08-16T09:46:00Z">
        <w:r w:rsidDel="009520E7">
          <w:delText xml:space="preserve"> </w:delText>
        </w:r>
        <w:commentRangeEnd w:id="567"/>
        <w:r w:rsidR="002B2FB4" w:rsidDel="009520E7">
          <w:rPr>
            <w:rStyle w:val="CommentReference"/>
          </w:rPr>
          <w:commentReference w:id="567"/>
        </w:r>
        <w:r w:rsidDel="009520E7">
          <w:delText xml:space="preserve">similar, while the variability could be slightly different in some cases (e.g., variability at the haul level sub-sampling rate of 50 as compared across species types and survey regions). </w:delText>
        </w:r>
      </w:del>
      <w:r>
        <w:t>For sub-sampling levels of 150 and greater</w:t>
      </w:r>
      <w:ins w:id="569" w:author="Pete.Hulson" w:date="2023-08-16T09:47:00Z">
        <w:r w:rsidR="009520E7">
          <w:t xml:space="preserve"> lengths measured per haul</w:t>
        </w:r>
      </w:ins>
      <w:r>
        <w:t>, the variability in length composition relative ISS was small and consistent across all the species types and survey regions evaluated.</w:t>
      </w:r>
      <w:ins w:id="570" w:author="Pete.Hulson" w:date="2023-08-16T09:47:00Z">
        <w:r w:rsidR="00BE7F65">
          <w:t xml:space="preserve"> </w:t>
        </w:r>
      </w:ins>
      <w:ins w:id="571" w:author="Pete.Hulson" w:date="2023-08-16T09:51:00Z">
        <w:r w:rsidR="00BE7F65">
          <w:t>A</w:t>
        </w:r>
      </w:ins>
      <w:ins w:id="572" w:author="Pete.Hulson" w:date="2023-08-16T09:47:00Z">
        <w:r w:rsidR="00BE7F65">
          <w:t xml:space="preserve">cross the </w:t>
        </w:r>
      </w:ins>
      <w:ins w:id="573" w:author="Pete.Hulson" w:date="2023-08-16T09:48:00Z">
        <w:r w:rsidR="00BE7F65">
          <w:t xml:space="preserve">length frequency </w:t>
        </w:r>
      </w:ins>
      <w:ins w:id="574" w:author="Pete.Hulson" w:date="2023-08-16T09:47:00Z">
        <w:r w:rsidR="00BE7F65">
          <w:t>sub-</w:t>
        </w:r>
        <w:r w:rsidR="00BE7F65">
          <w:lastRenderedPageBreak/>
          <w:t xml:space="preserve">sampling levels evaluated the age composition relative ISS was minimally effected by the </w:t>
        </w:r>
      </w:ins>
      <w:ins w:id="575" w:author="Pete.Hulson" w:date="2023-08-16T09:49:00Z">
        <w:r w:rsidR="00BE7F65">
          <w:t xml:space="preserve">magnitude of </w:t>
        </w:r>
      </w:ins>
      <w:ins w:id="576" w:author="Pete.Hulson" w:date="2023-08-16T09:47:00Z">
        <w:r w:rsidR="00BE7F65">
          <w:t xml:space="preserve">sub-sampling </w:t>
        </w:r>
      </w:ins>
      <w:ins w:id="577" w:author="Pete.Hulson" w:date="2023-08-16T09:48:00Z">
        <w:r w:rsidR="00BE7F65">
          <w:t xml:space="preserve">in the </w:t>
        </w:r>
      </w:ins>
      <w:ins w:id="578" w:author="Pete.Hulson" w:date="2023-08-16T09:49:00Z">
        <w:r w:rsidR="00BE7F65">
          <w:t>length frequency data used for the first stage expansion</w:t>
        </w:r>
      </w:ins>
      <w:ins w:id="579" w:author="Pete.Hulson" w:date="2023-08-16T09:50:00Z">
        <w:r w:rsidR="00BE7F65">
          <w:t xml:space="preserve"> (bottom panels of Figure 3).</w:t>
        </w:r>
      </w:ins>
    </w:p>
    <w:p w14:paraId="23E97149" w14:textId="57CD8D64" w:rsidR="00CD027C" w:rsidRDefault="00CA1586" w:rsidP="000E3E29">
      <w:pPr>
        <w:pStyle w:val="BodyText"/>
        <w:ind w:firstLine="720"/>
        <w:rPr>
          <w:ins w:id="580" w:author="Pete.Hulson" w:date="2023-08-16T09:59:00Z"/>
        </w:rPr>
      </w:pPr>
      <w:r>
        <w:t>While the magnitude of decrease in the length composition relative ISS was survey region- and sex-specific, none of the stocks decreased below 50%, and most stocks did not decrease below 60% (</w:t>
      </w:r>
      <w:ins w:id="581" w:author="Pete.Hulson" w:date="2023-08-16T09:57:00Z">
        <w:r w:rsidR="00BE7F65">
          <w:t xml:space="preserve">top panels of </w:t>
        </w:r>
      </w:ins>
      <w:r>
        <w:t>Figure 3). The range in the length composition annual relative ISS across the sex categories evaluated either included or was above 90% for length frequency sub-sampling levels greater than 100 fish per haul. EBS walleye pollock was the one exception (Figure S</w:t>
      </w:r>
      <w:ins w:id="582" w:author="Pete.Hulson" w:date="2023-08-16T09:57:00Z">
        <w:r w:rsidR="004B6FEB">
          <w:t>6</w:t>
        </w:r>
      </w:ins>
      <w:del w:id="583" w:author="Pete.Hulson" w:date="2023-08-16T09:57:00Z">
        <w:r w:rsidDel="004B6FEB">
          <w:delText>5</w:delText>
        </w:r>
      </w:del>
      <w:r>
        <w:t>)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ins w:id="584" w:author="Pete.Hulson" w:date="2023-08-16T09:58:00Z">
        <w:r w:rsidR="004B6FEB">
          <w:t xml:space="preserve"> (</w:t>
        </w:r>
        <w:r w:rsidR="004B6FEB">
          <w:t>Supplementary Material Figures S5–S7</w:t>
        </w:r>
        <w:r w:rsidR="004B6FEB">
          <w:t>)</w:t>
        </w:r>
      </w:ins>
      <w:r>
        <w:t>.</w:t>
      </w:r>
      <w:commentRangeStart w:id="585"/>
      <w:r>
        <w:t xml:space="preserve"> Sampling at a level of 1</w:t>
      </w:r>
      <w:ins w:id="586" w:author="Pete.Hulson" w:date="2023-07-27T14:38:00Z">
        <w:r w:rsidR="00C95F8B">
          <w:t>5</w:t>
        </w:r>
      </w:ins>
      <w:del w:id="587" w:author="Pete.Hulson" w:date="2023-07-27T14:38:00Z">
        <w:r w:rsidDel="00C95F8B">
          <w:delText>0</w:delText>
        </w:r>
      </w:del>
      <w:r>
        <w:t>0 to 1</w:t>
      </w:r>
      <w:ins w:id="588" w:author="Pete.Hulson" w:date="2023-07-27T14:38:00Z">
        <w:r w:rsidR="00C95F8B">
          <w:t>0</w:t>
        </w:r>
      </w:ins>
      <w:del w:id="589" w:author="Pete.Hulson" w:date="2023-07-27T14:38:00Z">
        <w:r w:rsidDel="00C95F8B">
          <w:delText>5</w:delText>
        </w:r>
      </w:del>
      <w:r>
        <w:t>0 fish per haul for length frequency would result in 7,000 - 32,000 fewer collections per-year for the surveys evaluated (Table 2).</w:t>
      </w:r>
      <w:commentRangeEnd w:id="585"/>
      <w:r w:rsidR="00BC1CB0">
        <w:rPr>
          <w:rStyle w:val="CommentReference"/>
        </w:rPr>
        <w:commentReference w:id="585"/>
      </w:r>
    </w:p>
    <w:p w14:paraId="03B617F0" w14:textId="56011F2D" w:rsidR="004B6FEB" w:rsidRDefault="00A33335" w:rsidP="000E3E29">
      <w:pPr>
        <w:pStyle w:val="BodyText"/>
        <w:ind w:firstLine="720"/>
        <w:rPr>
          <w:ins w:id="590" w:author="Pete.Hulson" w:date="2023-08-16T10:18:00Z"/>
        </w:rPr>
      </w:pPr>
      <w:ins w:id="591" w:author="Pete.Hulson" w:date="2023-08-16T10:11:00Z">
        <w:r>
          <w:t>Similar to the results at 1 cm bins for the length frequency data, at 2 cm and 5 cm</w:t>
        </w:r>
      </w:ins>
      <w:ins w:id="592" w:author="Pete.Hulson" w:date="2023-08-16T10:12:00Z">
        <w:r>
          <w:t xml:space="preserve"> bins</w:t>
        </w:r>
      </w:ins>
      <w:ins w:id="593" w:author="Pete.Hulson" w:date="2023-08-16T10:11:00Z">
        <w:r>
          <w:t xml:space="preserve"> the length composition relative ISS decreased as </w:t>
        </w:r>
      </w:ins>
      <w:ins w:id="594" w:author="Pete.Hulson" w:date="2023-08-16T10:12:00Z">
        <w:r>
          <w:t>the haul level length frequency sub-sampling level decreased</w:t>
        </w:r>
        <w:r>
          <w:t xml:space="preserve"> (Figure </w:t>
        </w:r>
      </w:ins>
      <w:ins w:id="595" w:author="Pete.Hulson" w:date="2023-08-16T10:26:00Z">
        <w:r w:rsidR="00AC69EC">
          <w:t>4</w:t>
        </w:r>
      </w:ins>
      <w:ins w:id="596" w:author="Pete.Hulson" w:date="2023-08-16T10:12:00Z">
        <w:r>
          <w:t xml:space="preserve">, shown for GOA stocks as an example). </w:t>
        </w:r>
      </w:ins>
      <w:ins w:id="597" w:author="Pete.Hulson" w:date="2023-08-16T10:13:00Z">
        <w:r>
          <w:t>It was also the case for 2 cm and 5 cm length bins that the length composition relative ISS was at or above 90%</w:t>
        </w:r>
      </w:ins>
      <w:ins w:id="598" w:author="Pete.Hulson" w:date="2023-08-16T10:14:00Z">
        <w:r>
          <w:t xml:space="preserve"> </w:t>
        </w:r>
      </w:ins>
      <w:ins w:id="599" w:author="Pete.Hulson" w:date="2023-08-16T10:18:00Z">
        <w:r w:rsidR="00AC69EC">
          <w:t xml:space="preserve">for length </w:t>
        </w:r>
      </w:ins>
      <w:ins w:id="600" w:author="Pete.Hulson" w:date="2023-08-16T10:14:00Z">
        <w:r>
          <w:t>frequency sub-sampling levels greater than 100 fish per haul</w:t>
        </w:r>
        <w:r>
          <w:t xml:space="preserve">. We also find that the magnitude of length composition ISS decreased as the length bin increased, where for the same stock the length composition ISS was smaller at a length bin of 5 cm compared to a length bin of 1 cm </w:t>
        </w:r>
      </w:ins>
      <w:ins w:id="601" w:author="Pete.Hulson" w:date="2023-08-16T10:15:00Z">
        <w:r>
          <w:t xml:space="preserve">(Supplementary Material Figure S8). </w:t>
        </w:r>
      </w:ins>
      <w:ins w:id="602" w:author="Pete.Hulson" w:date="2023-08-16T10:17:00Z">
        <w:r>
          <w:t xml:space="preserve">Also </w:t>
        </w:r>
      </w:ins>
      <w:ins w:id="603" w:author="Pete.Hulson" w:date="2023-08-16T10:15:00Z">
        <w:r>
          <w:t xml:space="preserve">similar to the results of a 1 cm length composition </w:t>
        </w:r>
      </w:ins>
      <w:ins w:id="604" w:author="Pete.Hulson" w:date="2023-08-16T10:16:00Z">
        <w:r>
          <w:lastRenderedPageBreak/>
          <w:t>bin, the age composition ISS for 2 cm and 5 cm bins was unaffected by the haul level length frequency sub-sampling level</w:t>
        </w:r>
      </w:ins>
      <w:ins w:id="605" w:author="Pete.Hulson" w:date="2023-08-16T10:17:00Z">
        <w:r>
          <w:t>, and the magnitude of age composition ISS was unaffected by the size of the length composition bin</w:t>
        </w:r>
      </w:ins>
      <w:ins w:id="606" w:author="Pete.Hulson" w:date="2023-08-16T10:16:00Z">
        <w:r>
          <w:t xml:space="preserve"> (</w:t>
        </w:r>
        <w:r>
          <w:t>Supplementary Material Figure S</w:t>
        </w:r>
        <w:r>
          <w:t>9</w:t>
        </w:r>
        <w:r>
          <w:t>).</w:t>
        </w:r>
      </w:ins>
    </w:p>
    <w:p w14:paraId="5C269850" w14:textId="5C77F7E3" w:rsidR="004B6FEB" w:rsidRDefault="00AC69EC" w:rsidP="000E3E29">
      <w:pPr>
        <w:pStyle w:val="BodyText"/>
        <w:ind w:firstLine="720"/>
      </w:pPr>
      <w:ins w:id="607" w:author="Pete.Hulson" w:date="2023-08-16T10:24:00Z">
        <w:r>
          <w:t>Evaluating the impacts of length frequency sub-sampling at th</w:t>
        </w:r>
        <w:r w:rsidR="00AE1599">
          <w:t>e sub-regional scale</w:t>
        </w:r>
      </w:ins>
      <w:ins w:id="608" w:author="Pete.Hulson" w:date="2023-08-16T10:25:00Z">
        <w:r>
          <w:t xml:space="preserve"> showed that the results for each sub-region were consistent </w:t>
        </w:r>
      </w:ins>
      <w:ins w:id="609" w:author="Pete.Hulson" w:date="2023-08-16T10:26:00Z">
        <w:r>
          <w:t>with the broader region (Figure 5</w:t>
        </w:r>
      </w:ins>
      <w:ins w:id="610" w:author="Pete.Hulson" w:date="2023-08-16T10:32:00Z">
        <w:r w:rsidR="00AE1599">
          <w:t xml:space="preserve">, </w:t>
        </w:r>
        <w:r w:rsidR="00AE1599">
          <w:t>using the stocks within the GOA as an example</w:t>
        </w:r>
      </w:ins>
      <w:ins w:id="611" w:author="Pete.Hulson" w:date="2023-08-16T10:26:00Z">
        <w:r>
          <w:t xml:space="preserve">). Regardless of the </w:t>
        </w:r>
      </w:ins>
      <w:ins w:id="612" w:author="Pete.Hulson" w:date="2023-08-16T10:29:00Z">
        <w:r w:rsidR="00AE1599">
          <w:t xml:space="preserve">spatial </w:t>
        </w:r>
      </w:ins>
      <w:ins w:id="613" w:author="Pete.Hulson" w:date="2023-08-16T10:26:00Z">
        <w:r>
          <w:t>scale of the length composition expansion</w:t>
        </w:r>
      </w:ins>
      <w:ins w:id="614" w:author="Pete.Hulson" w:date="2023-08-16T10:29:00Z">
        <w:r w:rsidR="00AE1599">
          <w:t xml:space="preserve"> (whether for the entire GOA or at the sub-regional scale of the GOA)</w:t>
        </w:r>
      </w:ins>
      <w:ins w:id="615" w:author="Pete.Hulson" w:date="2023-08-16T10:26:00Z">
        <w:r>
          <w:t xml:space="preserve">, </w:t>
        </w:r>
      </w:ins>
      <w:ins w:id="616" w:author="Pete.Hulson" w:date="2023-08-16T10:27:00Z">
        <w:r>
          <w:t>the length composition relative ISS was at or above 90% for length frequency sub-sampling levels greater than 100 fish per haul.</w:t>
        </w:r>
      </w:ins>
      <w:ins w:id="617" w:author="Pete.Hulson" w:date="2023-08-16T10:28:00Z">
        <w:r w:rsidR="00AE1599">
          <w:t xml:space="preserve"> We do note, that the magnitude of length composition ISS was smaller at the sub-regional scale compared to the larger region (</w:t>
        </w:r>
        <w:r w:rsidR="00AE1599">
          <w:t>Supplementary Material Figure S</w:t>
        </w:r>
        <w:r w:rsidR="00AE1599">
          <w:t>10)</w:t>
        </w:r>
      </w:ins>
      <w:ins w:id="618" w:author="Pete.Hulson" w:date="2023-08-16T10:29:00Z">
        <w:r w:rsidR="00AE1599">
          <w:t>, thus, there is an increase in uncertainty in length composition as the spatial scale is reduced.</w:t>
        </w:r>
      </w:ins>
      <w:ins w:id="619" w:author="Pete.Hulson" w:date="2023-08-16T10:30:00Z">
        <w:r w:rsidR="00AE1599">
          <w:t xml:space="preserve"> It continued to be the case at the sub-regional scale that the age composition ISS was unaffected by the level of length frequency sub-sampling </w:t>
        </w:r>
      </w:ins>
      <w:ins w:id="620" w:author="Pete.Hulson" w:date="2023-08-16T10:31:00Z">
        <w:r w:rsidR="00AE1599">
          <w:t>(</w:t>
        </w:r>
        <w:r w:rsidR="00AE1599">
          <w:t>Supplementary Material Figure S</w:t>
        </w:r>
        <w:r w:rsidR="00AE1599">
          <w:t>11</w:t>
        </w:r>
        <w:r w:rsidR="00AE1599">
          <w:t>),</w:t>
        </w:r>
        <w:r w:rsidR="00AE1599">
          <w:t xml:space="preserve"> and, similar to the length </w:t>
        </w:r>
      </w:ins>
      <w:ins w:id="621" w:author="Pete.Hulson" w:date="2023-08-16T10:32:00Z">
        <w:r w:rsidR="00AE1599">
          <w:t>composition</w:t>
        </w:r>
      </w:ins>
      <w:ins w:id="622" w:author="Pete.Hulson" w:date="2023-08-16T10:31:00Z">
        <w:r w:rsidR="00AE1599">
          <w:t xml:space="preserve"> </w:t>
        </w:r>
      </w:ins>
      <w:ins w:id="623" w:author="Pete.Hulson" w:date="2023-08-16T10:32:00Z">
        <w:r w:rsidR="00AE1599">
          <w:t xml:space="preserve">ISS, the age composition ISS was smaller at the sub-regional </w:t>
        </w:r>
      </w:ins>
      <w:ins w:id="624" w:author="Pete.Hulson" w:date="2023-08-16T10:33:00Z">
        <w:r w:rsidR="00AE1599">
          <w:t>scale</w:t>
        </w:r>
      </w:ins>
      <w:ins w:id="625" w:author="Pete.Hulson" w:date="2023-08-16T10:32:00Z">
        <w:r w:rsidR="00AE1599">
          <w:t xml:space="preserve"> compared to the broader region.</w:t>
        </w:r>
      </w:ins>
    </w:p>
    <w:p w14:paraId="4DABD4F6" w14:textId="0ED78E32" w:rsidR="00CD027C" w:rsidRDefault="00CA1586" w:rsidP="000E3E29">
      <w:pPr>
        <w:pStyle w:val="BodyText"/>
        <w:ind w:firstLine="720"/>
      </w:pPr>
      <w:commentRangeStart w:id="626"/>
      <w:r>
        <w:t xml:space="preserve">While age composition ISS was unaffected by the length frequency sub-sampling level, the age composition ISS did markedly decrease as the </w:t>
      </w:r>
      <w:del w:id="627" w:author="Pete.Hulson" w:date="2023-07-27T13:03:00Z">
        <w:r w:rsidDel="00B00AD3">
          <w:delText>proportion of total</w:delText>
        </w:r>
      </w:del>
      <w:ins w:id="628" w:author="Pete.Hulson" w:date="2023-07-27T13:03:00Z">
        <w:r w:rsidR="00B00AD3">
          <w:t>magnitude of</w:t>
        </w:r>
      </w:ins>
      <w:r>
        <w:t xml:space="preserve"> specimen age data decreased </w:t>
      </w:r>
      <w:commentRangeEnd w:id="626"/>
      <w:r w:rsidR="002B2FB4">
        <w:rPr>
          <w:rStyle w:val="CommentReference"/>
        </w:rPr>
        <w:commentReference w:id="626"/>
      </w:r>
      <w:r>
        <w:t xml:space="preserve">(e.g., moving right to left on the </w:t>
      </w:r>
      <w:r>
        <w:rPr>
          <w:i/>
          <w:iCs/>
        </w:rPr>
        <w:t>x</w:t>
      </w:r>
      <w:r>
        <w:t>-axis of</w:t>
      </w:r>
      <w:ins w:id="629" w:author="Pete.Hulson" w:date="2023-08-16T10:43:00Z">
        <w:r w:rsidR="00261650">
          <w:t xml:space="preserve"> the top panels of</w:t>
        </w:r>
      </w:ins>
      <w:r>
        <w:t xml:space="preserve"> Figure </w:t>
      </w:r>
      <w:ins w:id="630" w:author="Pete.Hulson" w:date="2023-08-16T10:43:00Z">
        <w:r w:rsidR="00261650">
          <w:t>6</w:t>
        </w:r>
      </w:ins>
      <w:del w:id="631" w:author="Pete.Hulson" w:date="2023-08-16T10:43:00Z">
        <w:r w:rsidDel="00261650">
          <w:delText>4</w:delText>
        </w:r>
      </w:del>
      <w:r>
        <w:t>). We note that this result was consistent across all regions, stocks, and sex categories evaluated (Supplementary Material Figures S</w:t>
      </w:r>
      <w:ins w:id="632" w:author="Pete.Hulson" w:date="2023-08-16T10:41:00Z">
        <w:r w:rsidR="00261650">
          <w:t>12</w:t>
        </w:r>
      </w:ins>
      <w:del w:id="633" w:author="Pete.Hulson" w:date="2023-08-16T10:41:00Z">
        <w:r w:rsidDel="00261650">
          <w:delText>7</w:delText>
        </w:r>
      </w:del>
      <w:r>
        <w:t>–S</w:t>
      </w:r>
      <w:ins w:id="634" w:author="Pete.Hulson" w:date="2023-08-16T10:41:00Z">
        <w:r w:rsidR="00261650">
          <w:t>14</w:t>
        </w:r>
      </w:ins>
      <w:del w:id="635" w:author="Pete.Hulson" w:date="2023-08-16T10:41:00Z">
        <w:r w:rsidDel="00261650">
          <w:delText>9</w:delText>
        </w:r>
      </w:del>
      <w:r>
        <w:t xml:space="preserve">).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w:t>
      </w:r>
      <w:r>
        <w:lastRenderedPageBreak/>
        <w:t xml:space="preserve">composition ISS, if the magnitudes in age composition ISS were different between the sex categories, the female age composition ISS was larger than the male age composition ISS, which resulted for the flatfish stocks evaluated. </w:t>
      </w:r>
      <w:ins w:id="636" w:author="Pete.Hulson" w:date="2023-07-31T12:46:00Z">
        <w:r w:rsidR="004F711F">
          <w:rPr>
            <w:rFonts w:cs="Times New Roman"/>
            <w:color w:val="222222"/>
            <w:szCs w:val="24"/>
          </w:rPr>
          <w:t xml:space="preserve">There could be a number of causes for the sex differences in length or age composition ISS flatfish. The smaller ISS for male flatfish indicates that there is more intra-haul correlation for males than females, or that the length composition from haul-to-haul is more variable for males than females. A number of processes could cause this, including sex-specific differences in natural mortality, for example, or this could also be due to availability differences to the survey between sexes. </w:t>
        </w:r>
      </w:ins>
      <w:commentRangeStart w:id="637"/>
      <w:r>
        <w:t>For</w:t>
      </w:r>
      <w:commentRangeEnd w:id="637"/>
      <w:r w:rsidR="004F711F">
        <w:rPr>
          <w:rStyle w:val="CommentReference"/>
        </w:rPr>
        <w:commentReference w:id="637"/>
      </w:r>
      <w:r>
        <w:t xml:space="preserve">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w:t>
      </w:r>
      <w:del w:id="638" w:author="Pete.Hulson" w:date="2023-08-16T10:42:00Z">
        <w:r w:rsidDel="00261650">
          <w:delText xml:space="preserve">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composition ISS for gadid stocks were of similar magnitude and range in the AI and GOA but were larger and had a greater range in the EBS. </w:delText>
        </w:r>
      </w:del>
      <w:r>
        <w:t>The variability in annual age composition ISS was also stock-specific, where some stocks displayed larger range in age composition ISS across survey years than others.</w:t>
      </w:r>
    </w:p>
    <w:p w14:paraId="5415BA3B" w14:textId="45696F05" w:rsidR="00CD027C" w:rsidRDefault="00CA1586" w:rsidP="000E3E29">
      <w:pPr>
        <w:pStyle w:val="BodyText"/>
        <w:ind w:firstLine="720"/>
      </w:pPr>
      <w:r>
        <w:t>As the specimen age data sampling level decreased the age composition relative ISS also decreased (</w:t>
      </w:r>
      <w:ins w:id="639" w:author="Pete.Hulson" w:date="2023-08-16T10:43:00Z">
        <w:r w:rsidR="00261650">
          <w:t xml:space="preserve">bottom panels of </w:t>
        </w:r>
      </w:ins>
      <w:r>
        <w:t xml:space="preserve">Figure </w:t>
      </w:r>
      <w:ins w:id="640" w:author="Pete.Hulson" w:date="2023-08-16T10:43:00Z">
        <w:r w:rsidR="00261650">
          <w:t>6</w:t>
        </w:r>
      </w:ins>
      <w:del w:id="641" w:author="Pete.Hulson" w:date="2023-08-16T10:43:00Z">
        <w:r w:rsidDel="00261650">
          <w:delText>5</w:delText>
        </w:r>
      </w:del>
      <w:r>
        <w:t xml:space="preserve">). </w:t>
      </w:r>
      <w:del w:id="642" w:author="Pete.Hulson" w:date="2023-08-16T10:44:00Z">
        <w:r w:rsidDel="00261650">
          <w:delText xml:space="preserve">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w:delText>
        </w:r>
        <w:r w:rsidDel="00261650">
          <w:lastRenderedPageBreak/>
          <w:delText xml:space="preserve">relative ISS across age sub-sampling levels again resulted for Pacific cod, but it also included AI Atka mackerel and walleye pollock across each survey area, with relatively low variability observed for the remaining stocks. </w:delText>
        </w:r>
      </w:del>
      <w:r>
        <w:t xml:space="preserve">Even though there were </w:t>
      </w:r>
      <w:ins w:id="643" w:author="Pete.Hulson" w:date="2023-08-16T10:44:00Z">
        <w:r w:rsidR="00261650">
          <w:t xml:space="preserve">stock- and region-specific </w:t>
        </w:r>
      </w:ins>
      <w:r>
        <w:t>differences in the age composition relative ISS across the age sub-sampling levels evaluated</w:t>
      </w:r>
      <w:ins w:id="644" w:author="Pete.Hulson" w:date="2023-08-16T10:45:00Z">
        <w:r w:rsidR="00261650">
          <w:t xml:space="preserve"> </w:t>
        </w:r>
        <w:r w:rsidR="00261650">
          <w:t>(Supplementary Material Figures S</w:t>
        </w:r>
        <w:r w:rsidR="00261650">
          <w:t>15</w:t>
        </w:r>
        <w:r w:rsidR="00261650">
          <w:t>–S</w:t>
        </w:r>
        <w:r w:rsidR="00261650">
          <w:t>17</w:t>
        </w:r>
        <w:r w:rsidR="00261650">
          <w:t>)</w:t>
        </w:r>
      </w:ins>
      <w:r>
        <w:t xml:space="preserve">, the trends across species types and survey regions were generally consistent, where gadids displayed the largest range in the decrease in relative ISS within each survey region (Figure </w:t>
      </w:r>
      <w:ins w:id="645" w:author="Pete.Hulson" w:date="2023-08-16T10:46:00Z">
        <w:r w:rsidR="00261650">
          <w:t>6</w:t>
        </w:r>
      </w:ins>
      <w:del w:id="646" w:author="Pete.Hulson" w:date="2023-08-16T10:46:00Z">
        <w:r w:rsidDel="00261650">
          <w:delText>5</w:delText>
        </w:r>
      </w:del>
      <w:r>
        <w:t>).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14:paraId="6096539B" w14:textId="2E90A451" w:rsidR="00CD027C" w:rsidRDefault="00CA1586" w:rsidP="000E3E29">
      <w:pPr>
        <w:pStyle w:val="BodyText"/>
        <w:ind w:firstLine="720"/>
        <w:rPr>
          <w:ins w:id="647" w:author="Pete.Hulson" w:date="2023-08-16T11:05:00Z"/>
        </w:rPr>
      </w:pPr>
      <w:r>
        <w:t xml:space="preserve">A notable result was that for all stocks evaluated, the decrease in age composition relative ISS was dampened when compared to the specimen age sub-sampling level collected (Figure </w:t>
      </w:r>
      <w:ins w:id="648" w:author="Pete.Hulson" w:date="2023-08-16T11:04:00Z">
        <w:r w:rsidR="00184810">
          <w:t>7</w:t>
        </w:r>
      </w:ins>
      <w:del w:id="649" w:author="Pete.Hulson" w:date="2023-08-16T11:04:00Z">
        <w:r w:rsidDel="00184810">
          <w:delText>6</w:delText>
        </w:r>
      </w:del>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ins w:id="650" w:author="Pete.Hulson" w:date="2023-08-16T11:04:00Z">
        <w:r w:rsidR="00184810">
          <w:t>7</w:t>
        </w:r>
      </w:ins>
      <w:del w:id="651" w:author="Pete.Hulson" w:date="2023-08-16T11:04:00Z">
        <w:r w:rsidDel="00184810">
          <w:delText>6</w:delText>
        </w:r>
      </w:del>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ins w:id="652" w:author="Pete.Hulson" w:date="2023-08-16T11:05:00Z">
        <w:r>
          <w:lastRenderedPageBreak/>
          <w:t>At length frequency sub-sampling levels of 100 and 150 fish per haul</w:t>
        </w:r>
      </w:ins>
      <w:ins w:id="653" w:author="Pete.Hulson" w:date="2023-08-16T11:08:00Z">
        <w:r>
          <w:t xml:space="preserve"> the relative bias for sex-specific mean length and sex ratio </w:t>
        </w:r>
      </w:ins>
      <w:ins w:id="654" w:author="Pete.Hulson" w:date="2023-08-16T11:09:00Z">
        <w:r>
          <w:t>was centered at 0</w:t>
        </w:r>
      </w:ins>
      <w:ins w:id="655" w:author="Pete.Hulson" w:date="2023-08-16T11:08:00Z">
        <w:r>
          <w:t xml:space="preserve"> </w:t>
        </w:r>
      </w:ins>
      <w:ins w:id="656" w:author="Pete.Hulson" w:date="2023-08-16T11:09:00Z">
        <w:r>
          <w:t xml:space="preserve">(Figure 8). This indicates that sub-sampling of length frequency did not cause any bias to emerge for any of these metrics. </w:t>
        </w:r>
      </w:ins>
    </w:p>
    <w:p w14:paraId="021249EA" w14:textId="77777777" w:rsidR="000E3E29" w:rsidRDefault="000E3E29" w:rsidP="000E3E29">
      <w:pPr>
        <w:pStyle w:val="BodyText"/>
      </w:pPr>
    </w:p>
    <w:p w14:paraId="12AA3901" w14:textId="77777777" w:rsidR="00CD027C" w:rsidRDefault="00CA1586">
      <w:pPr>
        <w:pStyle w:val="Heading1"/>
      </w:pPr>
      <w:bookmarkStart w:id="657" w:name="discussion"/>
      <w:bookmarkEnd w:id="530"/>
      <w:r>
        <w:t>Discussion</w:t>
      </w:r>
    </w:p>
    <w:p w14:paraId="2759882D" w14:textId="6EF7579C" w:rsidR="00CD027C" w:rsidRDefault="00CA1586" w:rsidP="000E3E29">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w:t>
      </w:r>
      <w:commentRangeStart w:id="658"/>
      <w:r>
        <w:t>great</w:t>
      </w:r>
      <w:ins w:id="659" w:author="Pete.Hulson" w:date="2023-07-27T14:40:00Z">
        <w:r w:rsidR="004733BF">
          <w:t>er</w:t>
        </w:r>
      </w:ins>
      <w:r>
        <w:t xml:space="preserve"> </w:t>
      </w:r>
      <w:commentRangeEnd w:id="658"/>
      <w:r w:rsidR="00BC1CB0">
        <w:rPr>
          <w:rStyle w:val="CommentReference"/>
        </w:rPr>
        <w:commentReference w:id="658"/>
      </w:r>
      <w:r>
        <w:t xml:space="preserve">effect on the age composition ISS than reductions in length sampling effort had on the length composition ISS. </w:t>
      </w:r>
      <w:commentRangeStart w:id="660"/>
      <w:r>
        <w:t xml:space="preserve">We also show that the age composition ISS was unaffected by reductions in length sampling effort. </w:t>
      </w:r>
      <w:commentRangeEnd w:id="660"/>
      <w:r w:rsidR="004E6FE8">
        <w:rPr>
          <w:rStyle w:val="CommentReference"/>
        </w:rPr>
        <w:commentReference w:id="660"/>
      </w:r>
      <w:r>
        <w:t>Looking across multiple survey regions revealed that these reductions in ISS, which represent increases in uncertainty, were stock-specific but the reductions were generally consistent. 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w:t>
      </w:r>
    </w:p>
    <w:p w14:paraId="30C9E24B" w14:textId="35C2EB6D" w:rsidR="00CD027C" w:rsidRDefault="00CA1586" w:rsidP="000E3E29">
      <w:pPr>
        <w:pStyle w:val="BodyText"/>
        <w:ind w:firstLine="720"/>
      </w:pPr>
      <w:r>
        <w:t xml:space="preserve">One outcome of this study is guidance on how many length frequency collections are necessary to provide adequate information for stock assessment models. Gerritsen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w:t>
      </w:r>
      <w:r>
        <w:lastRenderedPageBreak/>
        <w:t>smaller. While this strategy makes biological sense and is attractive as it is related to life-history characteristics of the stocks being sampled, it is a more complicated sampling design compared to sampling at the same total rate for all the species caught.</w:t>
      </w:r>
      <w:del w:id="661" w:author="Pete.Hulson" w:date="2023-07-27T14:52:00Z">
        <w:r w:rsidDel="001F5A73">
          <w:delText xml:space="preserve"> T</w:delText>
        </w:r>
        <w:commentRangeStart w:id="662"/>
        <w:r w:rsidDel="001F5A73">
          <w:delText>his sampling design could result in logistical difficulties when implemented during a survey to try and keep track of species-specific sampling rates when sampling from a haul.</w:delText>
        </w:r>
        <w:commentRangeEnd w:id="662"/>
        <w:r w:rsidR="00BC1CB0" w:rsidDel="001F5A73">
          <w:rPr>
            <w:rStyle w:val="CommentReference"/>
          </w:rPr>
          <w:commentReference w:id="662"/>
        </w:r>
      </w:del>
    </w:p>
    <w:p w14:paraId="4BFB16B6" w14:textId="77777777" w:rsidR="00CD027C" w:rsidRDefault="00CA1586" w:rsidP="000E3E29">
      <w:pPr>
        <w:pStyle w:val="BodyText"/>
        <w:ind w:firstLine="720"/>
      </w:pPr>
      <w:r>
        <w:t>Based on the results of this study, we suggest a more logistically feasible length frequency sampling method 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current sampling rate does not offer much improvement in uncertainty over a lower sampling rate. However, this is not the case for age composition sampling.</w:t>
      </w:r>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ins w:id="663" w:author="Pete.Hulson" w:date="2023-07-29T10:05:00Z">
        <w:r w:rsidR="0051081A">
          <w:t>-</w:t>
        </w:r>
      </w:ins>
      <w:r>
        <w:t xml:space="preserve">sampling rates for age composition, the age composition ISS continued to increase, indicating that a sample size producing diminishing returns had not been reached, unlike the asymptote observed for length composition ISS. In a similar study, Siskey et al. (2023) evaluated the effect </w:t>
      </w:r>
      <w:r>
        <w:lastRenderedPageBreak/>
        <w:t>of increased age sampling beyond current sampling levels for a subset of stocks and found that the age composition ISS continued to increase, up to age sampling levels 67% greater than current rates. Siskey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47A6F017" w:rsidR="00CD027C" w:rsidRDefault="00CA1586" w:rsidP="000E3E29">
      <w:pPr>
        <w:pStyle w:val="BodyText"/>
        <w:ind w:firstLine="720"/>
      </w:pPr>
      <w:r>
        <w:t>To determine if and when age composition ISS reaches an asymptote, simulation studies might be more appropriate rather than bootstrapping historical data, as variables such as life-history or intra-haul correlation can be accounted for specifically (e.g., Hulson et al. 2011, Xu et al. 2020). The results of this study and Siskey et al. (2023) suggest that the number of age samples necessary to maximize age composition information are likely beyond current management agency capacities.</w:t>
      </w:r>
      <w:commentRangeStart w:id="664"/>
      <w:r>
        <w:t xml:space="preserve"> </w:t>
      </w:r>
      <w:del w:id="665" w:author="Pete.Hulson" w:date="2023-07-27T14:55:00Z">
        <w:r w:rsidDel="001F5A73">
          <w:delText xml:space="preserve">In terms of what is necessary to provide adequate information to stock assessment models, the historical sampling levels have resulted in model outcomes that seem to have provided reasonable advice for management of North Pacific fish stocks. </w:delText>
        </w:r>
        <w:commentRangeEnd w:id="664"/>
        <w:r w:rsidR="00BC1CB0" w:rsidDel="001F5A73">
          <w:rPr>
            <w:rStyle w:val="CommentReference"/>
          </w:rPr>
          <w:commentReference w:id="664"/>
        </w:r>
      </w:del>
      <w:commentRangeStart w:id="666"/>
      <w:r>
        <w:t>Our recommendation, therefore, is to attempt to retain</w:t>
      </w:r>
      <w:ins w:id="667" w:author="Pete.Hulson" w:date="2023-07-27T14:56:00Z">
        <w:r w:rsidR="001F5A73">
          <w:t>, at a minimum,</w:t>
        </w:r>
      </w:ins>
      <w:r>
        <w:t xml:space="preserve"> historical levels of sampling for age composition, as reductions in these sampling rates have downstream effects on assessment model uncertainty. </w:t>
      </w:r>
      <w:ins w:id="668" w:author="Pete.Hulson" w:date="2023-07-27T14:57:00Z">
        <w:r w:rsidR="001F5A73">
          <w:t xml:space="preserve">Further research should be conducted through both simulation methods similar that that employed here and field sampling of an example species to determine whether collection of additional samples for age improves the </w:t>
        </w:r>
      </w:ins>
      <w:ins w:id="669" w:author="Pete.Hulson" w:date="2023-07-27T14:58:00Z">
        <w:r w:rsidR="001F5A73">
          <w:t>information</w:t>
        </w:r>
      </w:ins>
      <w:ins w:id="670" w:author="Pete.Hulson" w:date="2023-07-27T14:57:00Z">
        <w:r w:rsidR="001F5A73">
          <w:t xml:space="preserve"> </w:t>
        </w:r>
      </w:ins>
      <w:ins w:id="671" w:author="Pete.Hulson" w:date="2023-07-27T14:58:00Z">
        <w:r w:rsidR="001F5A73">
          <w:t xml:space="preserve">quality provided tho an assessment. </w:t>
        </w:r>
      </w:ins>
      <w:r>
        <w:t xml:space="preserve">We also recommend (and reiterating the results of Siskey et al. 2023) that if sampling for ages were to be optimized, an effective approach would be to increase the number of hauls sampled while retaining the historical total number of age samples collected, </w:t>
      </w:r>
      <w:commentRangeStart w:id="672"/>
      <w:r>
        <w:t xml:space="preserve">effective </w:t>
      </w:r>
      <w:commentRangeEnd w:id="672"/>
      <w:r w:rsidR="004E6FE8">
        <w:rPr>
          <w:rStyle w:val="CommentReference"/>
        </w:rPr>
        <w:commentReference w:id="672"/>
      </w:r>
      <w:r>
        <w:t>spreading these samples across more hauls and reducing the number of samples collected in any given haul.</w:t>
      </w:r>
      <w:commentRangeEnd w:id="666"/>
      <w:r w:rsidR="00BC1CB0">
        <w:rPr>
          <w:rStyle w:val="CommentReference"/>
        </w:rPr>
        <w:commentReference w:id="666"/>
      </w:r>
    </w:p>
    <w:p w14:paraId="04A219BC" w14:textId="063C6768" w:rsidR="00CD027C" w:rsidRDefault="00CA1586" w:rsidP="000E3E29">
      <w:pPr>
        <w:pStyle w:val="BodyText"/>
        <w:ind w:firstLine="720"/>
      </w:pPr>
      <w:r>
        <w:lastRenderedPageBreak/>
        <w:t>Across the stocks evaluated, the increase in length composition ISS as haul sub-sampling rates increased were</w:t>
      </w:r>
      <w:del w:id="673" w:author="Pete.Hulson" w:date="2023-07-31T12:47:00Z">
        <w:r w:rsidDel="004F711F">
          <w:delText xml:space="preserve"> </w:delText>
        </w:r>
        <w:commentRangeStart w:id="674"/>
        <w:r w:rsidDel="004F711F">
          <w:delText>extremely</w:delText>
        </w:r>
      </w:del>
      <w:r>
        <w:t xml:space="preserve"> </w:t>
      </w:r>
      <w:commentRangeEnd w:id="674"/>
      <w:r w:rsidR="004E6FE8">
        <w:rPr>
          <w:rStyle w:val="CommentReference"/>
        </w:rPr>
        <w:commentReference w:id="674"/>
      </w:r>
      <w:r>
        <w:t xml:space="preserve">consistent, with no clear species-specific patterns; however, there were interesting species group (e.g., flatfish, gadids, and rockfish) patterns 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fish species such as Atka mackerel). That is, </w:t>
      </w:r>
      <w:commentRangeStart w:id="675"/>
      <w:r>
        <w:t>a reduction in age sampling effort for flatfish and rockfish has a relatively larger impact on the reduction in age composition ISS compared to gadids.</w:t>
      </w:r>
      <w:commentRangeEnd w:id="675"/>
      <w:r w:rsidR="004E6FE8">
        <w:rPr>
          <w:rStyle w:val="CommentReference"/>
        </w:rPr>
        <w:commentReference w:id="675"/>
      </w:r>
      <w:r>
        <w:t xml:space="preserve"> </w:t>
      </w:r>
      <w:ins w:id="676" w:author="Pete.Hulson" w:date="2023-07-31T12:47:00Z">
        <w:r w:rsidR="004F711F">
          <w:t xml:space="preserve">This result indicates that the intra-haul correlation in age composition for rockfish and flatfish, which is related to patchy spatial distribution, is large enough that a reduction in sampling effort has larger implications for uncertainty in comparison to gadids. A simpler explanation is that rockfish and flatfish are longer-lived than gadids and have more age categories to fill in age composition data and, thus, reductions in sampling have a larger impact on the resulting age composition due to missing information for a given age that wasn’t sampled. </w:t>
        </w:r>
      </w:ins>
      <w:r>
        <w:t xml:space="preserve">A similar result was observed in Hulson et al. (2017), who found that age sample size had a relatively larger effect on the uncertainty in age composition data for rockfish, followed by flatfish, then gadids (including Atka mackerel). In terms of assessment outcome, Siskey et al. (2023) showed that increasing or decreasing age sampling effort for rockfish had a larger subsequent effect on the uncertainty in management quantities than the gadid example, </w:t>
      </w:r>
      <w:r>
        <w:lastRenderedPageBreak/>
        <w:t>indicating that this relatively larger effect on age composition ISS translates through the assessment model as well.</w:t>
      </w:r>
    </w:p>
    <w:p w14:paraId="59C1F9A4" w14:textId="77777777" w:rsidR="00CD027C" w:rsidRDefault="00CA1586" w:rsidP="000E3E29">
      <w:pPr>
        <w:pStyle w:val="BodyText"/>
        <w:ind w:firstLine="720"/>
      </w:pPr>
      <w:r>
        <w:t>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showed that the sex-specific composition ISS is smaller and differences in the magnitude of ISS exist between the two sexes. This resulted in an ISS that is larger for female age composition than for males. It must be noted that reductions in age sampling effort for flatfish affects uncertainty in sex-specific age composition. 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14:paraId="0192F933" w14:textId="77777777" w:rsidR="00CD027C" w:rsidRDefault="00CA1586" w:rsidP="000E3E29">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address both recommendations and equips survey managers with the information to retain the data quality for a majority of species.</w:t>
      </w:r>
    </w:p>
    <w:p w14:paraId="7E6ECD39" w14:textId="77777777" w:rsidR="00CD027C" w:rsidRDefault="00CA1586" w:rsidP="000E3E29">
      <w:pPr>
        <w:pStyle w:val="BodyText"/>
        <w:ind w:firstLine="720"/>
      </w:pPr>
      <w:r>
        <w:lastRenderedPageBreak/>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w:t>
      </w:r>
      <w:commentRangeStart w:id="677"/>
      <w:r>
        <w:t xml:space="preserve">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w:t>
      </w:r>
      <w:commentRangeStart w:id="678"/>
      <w:r>
        <w:t xml:space="preserve">tens of thousands of dollars (USD). </w:t>
      </w:r>
      <w:commentRangeEnd w:id="678"/>
      <w:r w:rsidR="004E6FE8">
        <w:rPr>
          <w:rStyle w:val="CommentReference"/>
        </w:rPr>
        <w:commentReference w:id="678"/>
      </w:r>
      <w:r>
        <w:t xml:space="preserve">However, Siskey et al. (2023) showed that there are downstream effects of increased uncertainty in assessment model estimates of the overfishing limit when age sampling is reduced, which would subsequently effect buffers in catch limits based on estimates of uncertainty in derived assessment quantities (e.g., Prager et al. 2003). In areas where these types of buffers are used, a reduction in age composition sampling could lead to greater assessment uncertainty and directly impact the value of fisheries through a reduction in catch. </w:t>
      </w:r>
      <w:commentRangeStart w:id="679"/>
      <w:r>
        <w:t>However, from a survey effort perspective when collecting otoliths, it may be more efficient to collect less otoliths from any given haul while at the same time increase the number of hauls from which otoliths are collected.</w:t>
      </w:r>
      <w:commentRangeEnd w:id="677"/>
      <w:r w:rsidR="00BC1CB0">
        <w:rPr>
          <w:rStyle w:val="CommentReference"/>
        </w:rPr>
        <w:commentReference w:id="677"/>
      </w:r>
      <w:commentRangeEnd w:id="679"/>
      <w:r w:rsidR="00BC1CB0">
        <w:rPr>
          <w:rStyle w:val="CommentReference"/>
        </w:rPr>
        <w:commentReference w:id="679"/>
      </w:r>
    </w:p>
    <w:p w14:paraId="7BC410A5" w14:textId="77777777" w:rsidR="00CD027C" w:rsidRDefault="00CA1586" w:rsidP="000E3E29">
      <w:pPr>
        <w:pStyle w:val="BodyText"/>
        <w:ind w:firstLine="720"/>
      </w:pPr>
      <w:r>
        <w:t xml:space="preserve">We demonstrate a method for evaluating tradeoffs between stock assessment needs and workforce health and efficiency and recommend that fishery-independent survey groups collaborate with stock assessment scientists to determine how age and length collections can be </w:t>
      </w:r>
      <w:r>
        <w:lastRenderedPageBreak/>
        <w:t>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680" w:name="acknowledgments"/>
      <w:bookmarkEnd w:id="657"/>
      <w:r>
        <w:t>Acknowledgments</w:t>
      </w:r>
    </w:p>
    <w:p w14:paraId="7E6C968B" w14:textId="77777777"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lastRenderedPageBreak/>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681" w:name="citations"/>
      <w:bookmarkEnd w:id="680"/>
      <w:r>
        <w:lastRenderedPageBreak/>
        <w:t>References</w:t>
      </w:r>
    </w:p>
    <w:p w14:paraId="0A3C7073" w14:textId="77777777" w:rsidR="00FB274C" w:rsidRDefault="00FB274C" w:rsidP="00FB274C">
      <w:pPr>
        <w:pStyle w:val="Bibliography"/>
        <w:ind w:left="720" w:hanging="720"/>
      </w:pPr>
      <w:bookmarkStart w:id="682" w:name="ref-Ailloud2019"/>
      <w:bookmarkStart w:id="683" w:name="refs"/>
      <w:r>
        <w:t xml:space="preserve">Ailloud, L.E., and Hoenig, J.M. 2019. A general theory of age-length keys: Combining the forward and inverse keys to estimate age composition from incomplete data. ICES Journal of Marine Science 76(6): 1515–1523. doi: </w:t>
      </w:r>
      <w:hyperlink r:id="rId12">
        <w:r>
          <w:rPr>
            <w:rStyle w:val="Hyperlink"/>
          </w:rPr>
          <w:t>10.1093/icesjms/fsz072</w:t>
        </w:r>
      </w:hyperlink>
      <w:r>
        <w:t>.</w:t>
      </w:r>
    </w:p>
    <w:p w14:paraId="4BB2A15A" w14:textId="77777777" w:rsidR="00FB274C" w:rsidRDefault="00FB274C" w:rsidP="00FB274C">
      <w:pPr>
        <w:pStyle w:val="Bibliography"/>
        <w:ind w:left="720" w:hanging="720"/>
      </w:pPr>
      <w:bookmarkStart w:id="684" w:name="ref-NRC1998"/>
      <w:bookmarkEnd w:id="682"/>
      <w:r>
        <w:t xml:space="preserve">Council, N.R. 1998. Improving fish stock assessments. The National Academies Press, Washington, DC. doi: </w:t>
      </w:r>
      <w:hyperlink r:id="rId13">
        <w:r>
          <w:rPr>
            <w:rStyle w:val="Hyperlink"/>
          </w:rPr>
          <w:t>10.17226/5951</w:t>
        </w:r>
      </w:hyperlink>
      <w:r>
        <w:t>.</w:t>
      </w:r>
    </w:p>
    <w:p w14:paraId="1EE4CEAB" w14:textId="77777777" w:rsidR="00FB274C" w:rsidRDefault="00FB274C" w:rsidP="00FB274C">
      <w:pPr>
        <w:pStyle w:val="Bibliography"/>
        <w:ind w:left="720" w:hanging="720"/>
      </w:pPr>
      <w:bookmarkStart w:id="685" w:name="ref-Francis2017"/>
      <w:bookmarkEnd w:id="684"/>
      <w:r>
        <w:t xml:space="preserve">Francis, R.I.C.C. 2017. Revisting data weighting in fisheries stock assessment models. Fisheries Research 192: 5–15. doi: </w:t>
      </w:r>
      <w:hyperlink r:id="rId14">
        <w:r>
          <w:rPr>
            <w:rStyle w:val="Hyperlink"/>
          </w:rPr>
          <w:t>10.1016/j.fishres.2016.06.006</w:t>
        </w:r>
      </w:hyperlink>
      <w:r>
        <w:t>.</w:t>
      </w:r>
    </w:p>
    <w:p w14:paraId="4AD928D9" w14:textId="77777777" w:rsidR="00FB274C" w:rsidRDefault="00FB274C" w:rsidP="00FB274C">
      <w:pPr>
        <w:pStyle w:val="Bibliography"/>
        <w:ind w:left="720" w:hanging="720"/>
      </w:pPr>
      <w:bookmarkStart w:id="686" w:name="ref-Gerritsen2007"/>
      <w:bookmarkEnd w:id="685"/>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687" w:name="ref-Hulson2011"/>
      <w:bookmarkEnd w:id="686"/>
      <w:r>
        <w:t xml:space="preserve">Hulson, P.-J.F., Hanselman, D.H., and Quinn, I., Terrance J. 2011. Effects of process and observation errors on effective sample size of fishery and survey age and length composition using variance ratio and likelihood methods. ICES Journal of Marine Science 68(7): 1548–1557. doi: </w:t>
      </w:r>
      <w:hyperlink r:id="rId15">
        <w:r>
          <w:rPr>
            <w:rStyle w:val="Hyperlink"/>
          </w:rPr>
          <w:t>10.1093/icesjms/fsr102</w:t>
        </w:r>
      </w:hyperlink>
      <w:r>
        <w:t>.</w:t>
      </w:r>
    </w:p>
    <w:p w14:paraId="25730819" w14:textId="77777777" w:rsidR="00FB274C" w:rsidRDefault="00FB274C" w:rsidP="00FB274C">
      <w:pPr>
        <w:pStyle w:val="Bibliography"/>
        <w:ind w:left="720" w:hanging="720"/>
      </w:pPr>
      <w:bookmarkStart w:id="688" w:name="ref-Hulson2012"/>
      <w:bookmarkEnd w:id="687"/>
      <w:r>
        <w:t xml:space="preserve">Hulson, P.-J.F., Hanselman, D.H., and Quinn II, T.J. 2012. Determining effective sample size in integrated age-structured assessment models. ICES Journal of Marine Science 69: 281–292. doi: </w:t>
      </w:r>
      <w:hyperlink r:id="rId16">
        <w:r>
          <w:rPr>
            <w:rStyle w:val="Hyperlink"/>
          </w:rPr>
          <w:t>10.1093/icesjms/fsr189</w:t>
        </w:r>
      </w:hyperlink>
      <w:r>
        <w:t>.</w:t>
      </w:r>
    </w:p>
    <w:p w14:paraId="490A718F" w14:textId="77777777" w:rsidR="00FB274C" w:rsidRDefault="00FB274C" w:rsidP="00FB274C">
      <w:pPr>
        <w:pStyle w:val="Bibliography"/>
        <w:ind w:left="720" w:hanging="720"/>
      </w:pPr>
      <w:bookmarkStart w:id="689" w:name="ref-Hulson2017"/>
      <w:bookmarkEnd w:id="688"/>
      <w:r>
        <w:t xml:space="preserve">Hulson, P.-J.F., Hanselman, D.H., and Shotwell, S.K. 2017. Investigations into the distribution of sample sizes for determining age composition of multiple species. Fishery Bulletin, U.S. 115: 326–342. doi: </w:t>
      </w:r>
      <w:hyperlink r:id="rId17">
        <w:r>
          <w:rPr>
            <w:rStyle w:val="Hyperlink"/>
          </w:rPr>
          <w:t>10.7755/FB.115.3.4</w:t>
        </w:r>
      </w:hyperlink>
      <w:r>
        <w:t>.</w:t>
      </w:r>
    </w:p>
    <w:p w14:paraId="30B369EB" w14:textId="77777777" w:rsidR="00FB274C" w:rsidRDefault="00FB274C" w:rsidP="00FB274C">
      <w:pPr>
        <w:pStyle w:val="Bibliography"/>
        <w:ind w:left="720" w:hanging="720"/>
      </w:pPr>
      <w:bookmarkStart w:id="690" w:name="ref-Hulson2023b"/>
      <w:bookmarkEnd w:id="689"/>
      <w:r>
        <w:t>Hulson, P.-J.F., Williams, B., Siskey,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691" w:name="ref-ICES2020"/>
      <w:bookmarkEnd w:id="690"/>
      <w:r>
        <w:t xml:space="preserve">ICES. 2020. Workshop on unavoidable survey effort reduction (WKUSER). ICES Scientific Reports. doi: </w:t>
      </w:r>
      <w:hyperlink r:id="rId18">
        <w:r>
          <w:rPr>
            <w:rStyle w:val="Hyperlink"/>
          </w:rPr>
          <w:t>10.17895/ices.pub.7453</w:t>
        </w:r>
      </w:hyperlink>
      <w:r>
        <w:t>.</w:t>
      </w:r>
    </w:p>
    <w:p w14:paraId="2681E6A5" w14:textId="77777777" w:rsidR="00FB274C" w:rsidRDefault="00FB274C" w:rsidP="00FB274C">
      <w:pPr>
        <w:pStyle w:val="Bibliography"/>
        <w:ind w:left="720" w:hanging="720"/>
      </w:pPr>
      <w:bookmarkStart w:id="692" w:name="ref-ICES2023"/>
      <w:bookmarkEnd w:id="691"/>
      <w:r>
        <w:t xml:space="preserve">ICES. 2023. Workshop on unavoidable survey effort reduction 2 (WKUSER). ICES Scientific Reports. doi: </w:t>
      </w:r>
      <w:hyperlink r:id="rId19">
        <w:r>
          <w:rPr>
            <w:rStyle w:val="Hyperlink"/>
          </w:rPr>
          <w:t>10.17895/ices.pub.22086845.v1</w:t>
        </w:r>
      </w:hyperlink>
      <w:r>
        <w:t>.</w:t>
      </w:r>
    </w:p>
    <w:p w14:paraId="607A0CCD" w14:textId="77777777" w:rsidR="00FB274C" w:rsidRDefault="00FB274C" w:rsidP="00FB274C">
      <w:pPr>
        <w:pStyle w:val="Bibliography"/>
        <w:ind w:left="720" w:hanging="720"/>
      </w:pPr>
      <w:bookmarkStart w:id="693" w:name="ref-Lambert2017"/>
      <w:bookmarkEnd w:id="692"/>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4549EB8A" w14:textId="77777777" w:rsidR="00FB274C" w:rsidRDefault="00FB274C" w:rsidP="00FB274C">
      <w:pPr>
        <w:pStyle w:val="Bibliography"/>
        <w:ind w:left="720" w:hanging="720"/>
      </w:pPr>
      <w:bookmarkStart w:id="694" w:name="ref-Lauth2019"/>
      <w:bookmarkEnd w:id="693"/>
      <w:r>
        <w:t>Lauth, R.R., Dawson, E.J., and Conner, J. 2019. Results of the 2017 eastern and northern Bering Sea continental shelf bottom trawl survey of groundfish and invertebrate fauna. U.S. Department of Commerce. NOAA Technical Memorandum NMFS-AFSC-396: 260 p.</w:t>
      </w:r>
    </w:p>
    <w:p w14:paraId="3FDDE985" w14:textId="77777777" w:rsidR="00FB274C" w:rsidRDefault="00FB274C" w:rsidP="00FB274C">
      <w:pPr>
        <w:pStyle w:val="Bibliography"/>
        <w:ind w:left="720" w:hanging="720"/>
      </w:pPr>
      <w:bookmarkStart w:id="695" w:name="ref-Maunder2015"/>
      <w:bookmarkEnd w:id="694"/>
      <w:r>
        <w:t xml:space="preserve">Maunder, M.N., and Piner, K.R. 2015. Contemporary fisheries stock assessment: Many issues still remain. ICES Journal of Marine Science 72(1): 7–18. doi: </w:t>
      </w:r>
      <w:hyperlink r:id="rId20">
        <w:r>
          <w:rPr>
            <w:rStyle w:val="Hyperlink"/>
          </w:rPr>
          <w:t>10.1093/icesjms/fsu015</w:t>
        </w:r>
      </w:hyperlink>
      <w:r>
        <w:t>.</w:t>
      </w:r>
    </w:p>
    <w:p w14:paraId="3F546BBB" w14:textId="77777777" w:rsidR="00FB274C" w:rsidRDefault="00FB274C" w:rsidP="00FB274C">
      <w:pPr>
        <w:pStyle w:val="Bibliography"/>
        <w:ind w:left="720" w:hanging="720"/>
      </w:pPr>
      <w:bookmarkStart w:id="696" w:name="ref-Mcallister1997"/>
      <w:bookmarkEnd w:id="695"/>
      <w:r>
        <w:t xml:space="preserve">McAllister, M.K., and Ianelli, J.N. 1997. Bayesian stock assessment using catch-age data and the sampling-importance resampling algorithm. Canadian Journal of Fisheries and Aquatic Sciences 54(2): 284–300. doi: </w:t>
      </w:r>
      <w:hyperlink r:id="rId21">
        <w:r>
          <w:rPr>
            <w:rStyle w:val="Hyperlink"/>
          </w:rPr>
          <w:t>10.1139/f96-285</w:t>
        </w:r>
      </w:hyperlink>
      <w:r>
        <w:t>.</w:t>
      </w:r>
    </w:p>
    <w:p w14:paraId="24B5CBAA" w14:textId="77777777" w:rsidR="00FB274C" w:rsidRDefault="00FB274C" w:rsidP="00FB274C">
      <w:pPr>
        <w:pStyle w:val="Bibliography"/>
        <w:ind w:left="720" w:hanging="720"/>
      </w:pPr>
      <w:bookmarkStart w:id="697" w:name="ref-Miller2006"/>
      <w:bookmarkEnd w:id="696"/>
      <w:r>
        <w:t xml:space="preserve">Miller, T.J., and Skalski, J.R. 2006. Integrating design- and model-based inference to estimate length and age composition in North Pacific longline catches. Canadian Journal of Fisheries and Aquatic Sciences 63(5): 1092–1114. doi: </w:t>
      </w:r>
      <w:hyperlink r:id="rId22">
        <w:r>
          <w:rPr>
            <w:rStyle w:val="Hyperlink"/>
          </w:rPr>
          <w:t>10.1139/f06-022</w:t>
        </w:r>
      </w:hyperlink>
      <w:r>
        <w:t>.</w:t>
      </w:r>
    </w:p>
    <w:p w14:paraId="6D52ED5B" w14:textId="77777777" w:rsidR="00FB274C" w:rsidRDefault="00FB274C" w:rsidP="00FB274C">
      <w:pPr>
        <w:pStyle w:val="Bibliography"/>
        <w:ind w:left="720" w:hanging="720"/>
      </w:pPr>
      <w:bookmarkStart w:id="698" w:name="ref-Pennington2000"/>
      <w:bookmarkEnd w:id="697"/>
      <w:r>
        <w:t>Pennington, M., Burmeister, L.M., and Hjellvik,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699" w:name="ref-Prager2003"/>
      <w:bookmarkEnd w:id="698"/>
      <w:r>
        <w:t>Prager, M.H., Porch, C.E., Shertzer,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700" w:name="ref-Punt2013"/>
      <w:bookmarkEnd w:id="699"/>
      <w:r>
        <w:t xml:space="preserve">Punt, A.E., Huang, T., and Maunder, M.N. 2013. Review of integrated size-structured models for stock assessment of hard-to-age crustacean and mollusc species. ICES Journal of Marine Science 70(1): 16–33. doi: </w:t>
      </w:r>
      <w:hyperlink r:id="rId23">
        <w:r>
          <w:rPr>
            <w:rStyle w:val="Hyperlink"/>
          </w:rPr>
          <w:t>10.1093/icesjms/fss185</w:t>
        </w:r>
      </w:hyperlink>
      <w:r>
        <w:t>.</w:t>
      </w:r>
    </w:p>
    <w:p w14:paraId="784A4BAE" w14:textId="77777777" w:rsidR="00FB274C" w:rsidRDefault="00FB274C" w:rsidP="00FB274C">
      <w:pPr>
        <w:pStyle w:val="Bibliography"/>
        <w:ind w:left="720" w:hanging="720"/>
      </w:pPr>
      <w:bookmarkStart w:id="701" w:name="ref-QuinnDeriso1999"/>
      <w:bookmarkEnd w:id="700"/>
      <w:r>
        <w:t>Quinn, T., and Deriso, R. 1999. Quantitative Fish Dynamics. Oxford University Press, New York, NY.</w:t>
      </w:r>
    </w:p>
    <w:p w14:paraId="5546581B" w14:textId="77777777" w:rsidR="00FB274C" w:rsidRDefault="00FB274C" w:rsidP="00FB274C">
      <w:pPr>
        <w:pStyle w:val="Bibliography"/>
        <w:ind w:left="720" w:hanging="720"/>
      </w:pPr>
      <w:bookmarkStart w:id="702" w:name="ref-Rcore"/>
      <w:bookmarkEnd w:id="701"/>
      <w:r>
        <w:t xml:space="preserve">R Core Team. 2022. R: A Language and Environment for Statistical Computing. R Foundation for Statistical Computing, Vienna, Austria. Available from </w:t>
      </w:r>
      <w:hyperlink r:id="rId24">
        <w:r>
          <w:rPr>
            <w:rStyle w:val="Hyperlink"/>
          </w:rPr>
          <w:t>https://www.R-project.org/</w:t>
        </w:r>
      </w:hyperlink>
      <w:r>
        <w:t>.</w:t>
      </w:r>
    </w:p>
    <w:p w14:paraId="06AEF46E" w14:textId="77777777" w:rsidR="00FB274C" w:rsidRDefault="00FB274C" w:rsidP="00FB274C">
      <w:pPr>
        <w:pStyle w:val="Bibliography"/>
        <w:ind w:left="720" w:hanging="720"/>
      </w:pPr>
      <w:bookmarkStart w:id="703" w:name="ref-Siskey2023"/>
      <w:bookmarkEnd w:id="702"/>
      <w:r>
        <w:lastRenderedPageBreak/>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 </w:t>
      </w:r>
      <w:hyperlink r:id="rId25">
        <w:r>
          <w:rPr>
            <w:rStyle w:val="Hyperlink"/>
          </w:rPr>
          <w:t>10.1139/cjfas-2022-0050</w:t>
        </w:r>
      </w:hyperlink>
      <w:r>
        <w:t>.</w:t>
      </w:r>
    </w:p>
    <w:p w14:paraId="00E3D3AA" w14:textId="77777777" w:rsidR="00FB274C" w:rsidRDefault="00FB274C" w:rsidP="00FB274C">
      <w:pPr>
        <w:pStyle w:val="Bibliography"/>
        <w:ind w:left="720" w:hanging="720"/>
      </w:pPr>
      <w:bookmarkStart w:id="704" w:name="ref-Stauffer2004"/>
      <w:bookmarkEnd w:id="703"/>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705" w:name="ref-Stewart2014"/>
      <w:bookmarkEnd w:id="704"/>
      <w:r>
        <w:t xml:space="preserve">Stewart, I.J., and Hamel, O.S. 2014. Bootstrapping of sample sizes for length-or age-composition data used in stock assessments. Canadian Journal of Fisheries and Aquatic Sciences 71(4): 581–588. doi: </w:t>
      </w:r>
      <w:hyperlink r:id="rId26">
        <w:r>
          <w:rPr>
            <w:rStyle w:val="Hyperlink"/>
          </w:rPr>
          <w:t>10.1139/cjfas-2013-0289</w:t>
        </w:r>
      </w:hyperlink>
      <w:r>
        <w:t>.</w:t>
      </w:r>
    </w:p>
    <w:p w14:paraId="77327D7B" w14:textId="77777777" w:rsidR="00FB274C" w:rsidRDefault="00FB274C" w:rsidP="00FB274C">
      <w:pPr>
        <w:pStyle w:val="Bibliography"/>
        <w:ind w:left="720" w:hanging="720"/>
      </w:pPr>
      <w:bookmarkStart w:id="706" w:name="ref-Thorson2014"/>
      <w:bookmarkEnd w:id="705"/>
      <w:r>
        <w:t xml:space="preserve">Thorson, J.T. 2014. Standardizing compositional data for stock assessment. ICES Journal of Marine Science 71(5): 1117–1128. doi: </w:t>
      </w:r>
      <w:hyperlink r:id="rId27">
        <w:r>
          <w:rPr>
            <w:rStyle w:val="Hyperlink"/>
          </w:rPr>
          <w:t>10.1093/icesjms/fst224</w:t>
        </w:r>
      </w:hyperlink>
      <w:r>
        <w:t>.</w:t>
      </w:r>
    </w:p>
    <w:p w14:paraId="6704D8DC" w14:textId="77777777" w:rsidR="00FB274C" w:rsidRDefault="00FB274C" w:rsidP="00FB274C">
      <w:pPr>
        <w:pStyle w:val="Bibliography"/>
        <w:ind w:left="720" w:hanging="720"/>
      </w:pPr>
      <w:bookmarkStart w:id="707" w:name="ref-Thorson2017"/>
      <w:bookmarkEnd w:id="706"/>
      <w:r>
        <w:t xml:space="preserve">Thorson, J.T., Johnson, K.F., Methot, R.D., and Taylor, I.G. 2017. Model-based estimates of effective sample size in stock assessment models using the Dirichlet-multinomial distribution. Fisheries Research 192: 84–93. doi: </w:t>
      </w:r>
      <w:hyperlink r:id="rId28">
        <w:r>
          <w:rPr>
            <w:rStyle w:val="Hyperlink"/>
          </w:rPr>
          <w:t>10.1016/j.fishres.2016.06.005</w:t>
        </w:r>
      </w:hyperlink>
      <w:r>
        <w:t>.</w:t>
      </w:r>
    </w:p>
    <w:p w14:paraId="40004F75" w14:textId="77777777" w:rsidR="00FB274C" w:rsidRDefault="00FB274C" w:rsidP="00FB274C">
      <w:pPr>
        <w:pStyle w:val="Bibliography"/>
        <w:ind w:left="720" w:hanging="720"/>
      </w:pPr>
      <w:bookmarkStart w:id="708" w:name="ref-vonSzalay2018"/>
      <w:bookmarkEnd w:id="707"/>
      <w:r>
        <w:t>von Szalay,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709" w:name="ref-vonSzalay2017"/>
      <w:bookmarkEnd w:id="708"/>
      <w:r>
        <w:t>von Szalay, P.G., Raring, N.W., Rooper,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710" w:name="ref-Xu2020"/>
      <w:bookmarkEnd w:id="709"/>
      <w:r>
        <w:t xml:space="preserve">Xu, H., Thorson, J.T., and Methot, R.D. 2020. Comparing the performance of three data-weighting methods when allowing for time-varying selectivity. Canadian Journal of Fisheries and Aquatic Sciences 77(2): 247–263. doi: </w:t>
      </w:r>
      <w:hyperlink r:id="rId29">
        <w:r>
          <w:rPr>
            <w:rStyle w:val="Hyperlink"/>
          </w:rPr>
          <w:t>10.1139/cjfas-2019-0107</w:t>
        </w:r>
      </w:hyperlink>
      <w:r>
        <w:t>.</w:t>
      </w:r>
    </w:p>
    <w:p w14:paraId="3A2FD3D2" w14:textId="77777777" w:rsidR="00FB274C" w:rsidRDefault="00FB274C" w:rsidP="00FB274C">
      <w:pPr>
        <w:pStyle w:val="Bibliography"/>
        <w:ind w:left="720" w:hanging="720"/>
      </w:pPr>
      <w:bookmarkStart w:id="711" w:name="ref-Zimmermann2009"/>
      <w:bookmarkEnd w:id="710"/>
      <w:r>
        <w:t xml:space="preserve">Zimmermann, M., Dew, C.B., and Malley, B.A. 2009. History of Alaska red king crab, </w:t>
      </w:r>
      <w:r>
        <w:rPr>
          <w:i/>
          <w:iCs/>
        </w:rPr>
        <w:t>paralithodes camtschaticus</w:t>
      </w:r>
      <w:r>
        <w:t>, bottom trawl surveys, 1940-61. Marine Fisheries Review 71(1): 1.</w:t>
      </w:r>
    </w:p>
    <w:bookmarkEnd w:id="683"/>
    <w:bookmarkEnd w:id="711"/>
    <w:p w14:paraId="57DDEBF1" w14:textId="77777777" w:rsidR="00CD027C" w:rsidRDefault="00CA1586">
      <w:r>
        <w:br w:type="page"/>
      </w:r>
    </w:p>
    <w:p w14:paraId="77B14F6B" w14:textId="77777777" w:rsidR="00CD027C" w:rsidRDefault="00CA1586">
      <w:pPr>
        <w:pStyle w:val="Heading1"/>
      </w:pPr>
      <w:bookmarkStart w:id="712" w:name="tables"/>
      <w:bookmarkEnd w:id="681"/>
      <w:r>
        <w:lastRenderedPageBreak/>
        <w:t>Tables</w:t>
      </w:r>
    </w:p>
    <w:p w14:paraId="6840B806" w14:textId="77777777" w:rsidR="000E3E29" w:rsidRPr="00AD3EC8" w:rsidRDefault="000E3E29" w:rsidP="000E3E29">
      <w:pPr>
        <w:pStyle w:val="TableCaption"/>
        <w:rPr>
          <w:i w:val="0"/>
        </w:rPr>
      </w:pPr>
      <w:bookmarkStart w:id="713" w:name="tab:species-samples"/>
      <w:bookmarkStart w:id="714" w:name="figures"/>
      <w:bookmarkEnd w:id="712"/>
      <w:bookmarkEnd w:id="713"/>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r w:rsidRPr="006B13FE">
              <w:rPr>
                <w:i/>
              </w:rPr>
              <w:t>Pleuronectes quadrituberculatus</w:t>
            </w:r>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r>
              <w:t>arrowtooth flounder (f)</w:t>
            </w:r>
          </w:p>
        </w:tc>
        <w:tc>
          <w:tcPr>
            <w:tcW w:w="1249" w:type="pct"/>
          </w:tcPr>
          <w:p w14:paraId="296E7028" w14:textId="77777777" w:rsidR="000E3E29" w:rsidRPr="006B13FE" w:rsidRDefault="000E3E29" w:rsidP="00BC1CB0">
            <w:pPr>
              <w:pStyle w:val="Compact"/>
              <w:spacing w:before="0"/>
              <w:rPr>
                <w:i/>
              </w:rPr>
            </w:pPr>
            <w:r w:rsidRPr="006B13FE">
              <w:rPr>
                <w:i/>
              </w:rPr>
              <w:t>Atheresthes stomias</w:t>
            </w:r>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r w:rsidRPr="006B13FE">
              <w:rPr>
                <w:i/>
              </w:rPr>
              <w:t>Pleurogrammus monopterygius</w:t>
            </w:r>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r w:rsidRPr="006B13FE">
              <w:rPr>
                <w:i/>
              </w:rPr>
              <w:t>Hippoglossoides elassodon</w:t>
            </w:r>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r w:rsidRPr="006B13FE">
              <w:rPr>
                <w:i/>
              </w:rPr>
              <w:t>Lepidopsetta polyxystra</w:t>
            </w:r>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Sebastes polyspinis</w:t>
            </w:r>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r w:rsidRPr="006B13FE">
              <w:rPr>
                <w:i/>
              </w:rPr>
              <w:t>Gadus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Sebastes alutus</w:t>
            </w:r>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r w:rsidRPr="006B13FE">
              <w:rPr>
                <w:i/>
              </w:rPr>
              <w:t>Glyptocephalus</w:t>
            </w:r>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r w:rsidRPr="006B13FE">
              <w:rPr>
                <w:i/>
              </w:rPr>
              <w:t>Lepidopsetta billineta</w:t>
            </w:r>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r w:rsidRPr="006B13FE">
              <w:rPr>
                <w:i/>
              </w:rPr>
              <w:t>Gadus chalcogrammus</w:t>
            </w:r>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r w:rsidRPr="006B13FE">
              <w:rPr>
                <w:i/>
              </w:rPr>
              <w:t>Limanda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555AC889" w:rsidR="000E3E29" w:rsidRPr="006B13FE" w:rsidRDefault="000E3E29" w:rsidP="000E3E29">
      <w:pPr>
        <w:pStyle w:val="TableCaption"/>
        <w:rPr>
          <w:i w:val="0"/>
        </w:rPr>
      </w:pPr>
      <w:r w:rsidRPr="006B13FE">
        <w:rPr>
          <w:i w:val="0"/>
        </w:rPr>
        <w:lastRenderedPageBreak/>
        <w:t xml:space="preserve">Table 2: </w:t>
      </w:r>
      <w:commentRangeStart w:id="715"/>
      <w:r w:rsidRPr="006B13FE">
        <w:rPr>
          <w:i w:val="0"/>
        </w:rPr>
        <w:t xml:space="preserve">Average </w:t>
      </w:r>
      <w:del w:id="716" w:author="Pete.Hulson" w:date="2023-07-29T09:47:00Z">
        <w:r w:rsidRPr="006B13FE" w:rsidDel="0051081A">
          <w:rPr>
            <w:i w:val="0"/>
          </w:rPr>
          <w:delText xml:space="preserve">total number of </w:delText>
        </w:r>
      </w:del>
      <w:r w:rsidRPr="006B13FE">
        <w:rPr>
          <w:i w:val="0"/>
        </w:rPr>
        <w:t xml:space="preserve">reductions </w:t>
      </w:r>
      <w:commentRangeEnd w:id="715"/>
      <w:r w:rsidR="002B2FB4">
        <w:rPr>
          <w:rStyle w:val="CommentReference"/>
          <w:i w:val="0"/>
        </w:rPr>
        <w:commentReference w:id="715"/>
      </w:r>
      <w:r w:rsidRPr="006B13FE">
        <w:rPr>
          <w:i w:val="0"/>
        </w:rPr>
        <w:t xml:space="preserve">in </w:t>
      </w:r>
      <w:ins w:id="717" w:author="Pete.Hulson" w:date="2023-07-29T09:47:00Z">
        <w:r w:rsidR="0051081A">
          <w:rPr>
            <w:i w:val="0"/>
          </w:rPr>
          <w:t xml:space="preserve">total </w:t>
        </w:r>
      </w:ins>
      <w:r w:rsidRPr="006B13FE">
        <w:rPr>
          <w:i w:val="0"/>
        </w:rPr>
        <w:t>length frequency samples</w:t>
      </w:r>
      <w:ins w:id="718" w:author="Pete.Hulson" w:date="2023-07-29T09:47:00Z">
        <w:r w:rsidR="0051081A">
          <w:rPr>
            <w:i w:val="0"/>
          </w:rPr>
          <w:t xml:space="preserve"> per survey</w:t>
        </w:r>
      </w:ins>
      <w:r w:rsidRPr="006B13FE">
        <w:rPr>
          <w:i w:val="0"/>
        </w:rPr>
        <w:t xml:space="preserve"> when sampling 1</w:t>
      </w:r>
      <w:ins w:id="719" w:author="Pete.Hulson" w:date="2023-07-27T14:38:00Z">
        <w:r w:rsidR="00C95F8B">
          <w:rPr>
            <w:i w:val="0"/>
          </w:rPr>
          <w:t>5</w:t>
        </w:r>
      </w:ins>
      <w:del w:id="720" w:author="Pete.Hulson" w:date="2023-07-27T14:38:00Z">
        <w:r w:rsidRPr="006B13FE" w:rsidDel="00C95F8B">
          <w:rPr>
            <w:i w:val="0"/>
          </w:rPr>
          <w:delText>0</w:delText>
        </w:r>
      </w:del>
      <w:r w:rsidRPr="006B13FE">
        <w:rPr>
          <w:i w:val="0"/>
        </w:rPr>
        <w:t>0 (left side) and 1</w:t>
      </w:r>
      <w:ins w:id="721" w:author="Pete.Hulson" w:date="2023-07-27T14:38:00Z">
        <w:r w:rsidR="00C95F8B">
          <w:rPr>
            <w:i w:val="0"/>
          </w:rPr>
          <w:t>0</w:t>
        </w:r>
      </w:ins>
      <w:del w:id="722" w:author="Pete.Hulson" w:date="2023-07-27T14:38:00Z">
        <w:r w:rsidRPr="006B13FE" w:rsidDel="00C95F8B">
          <w:rPr>
            <w:i w:val="0"/>
          </w:rPr>
          <w:delText>5</w:delText>
        </w:r>
      </w:del>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r>
              <w:t>arrowtooth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bookmarkStart w:id="723" w:name="_GoBack"/>
      <w:bookmarkEnd w:id="723"/>
      <w:r>
        <w:lastRenderedPageBreak/>
        <w:t>Figures</w:t>
      </w:r>
    </w:p>
    <w:p w14:paraId="03417956" w14:textId="31311A63" w:rsidR="00CD027C" w:rsidRDefault="00CD027C">
      <w:pPr>
        <w:rPr>
          <w:ins w:id="724" w:author="Pete.Hulson" w:date="2023-08-14T11:56:00Z"/>
        </w:rPr>
      </w:pPr>
    </w:p>
    <w:p w14:paraId="030C8365" w14:textId="62CE3402" w:rsidR="00774E74" w:rsidRDefault="00774E74">
      <w:ins w:id="725" w:author="Pete.Hulson" w:date="2023-08-14T11:56:00Z">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ins>
    </w:p>
    <w:p w14:paraId="01D879D0" w14:textId="55F2B884" w:rsidR="00CD027C" w:rsidRDefault="00CA1586">
      <w:pPr>
        <w:pStyle w:val="ImageCaption"/>
      </w:pPr>
      <w:bookmarkStart w:id="726" w:name="fig:bs-flows"/>
      <w:bookmarkEnd w:id="726"/>
      <w:r>
        <w:t xml:space="preserve">Figure 1: </w:t>
      </w:r>
      <w:ins w:id="727" w:author="Pete.Hulson" w:date="2023-08-14T11:58:00Z">
        <w:r w:rsidR="00774E74" w:rsidRPr="00774E74">
          <w:rPr>
            <w:rFonts w:cs="Times New Roman"/>
            <w:color w:val="222222"/>
            <w:shd w:val="clear" w:color="auto" w:fill="FFFFFF"/>
            <w:rPrChange w:id="728" w:author="Pete.Hulson" w:date="2023-08-14T11:58:00Z">
              <w:rPr>
                <w:rFonts w:ascii="Arial" w:hAnsi="Arial" w:cs="Arial"/>
                <w:color w:val="222222"/>
                <w:shd w:val="clear" w:color="auto" w:fill="FFFFFF"/>
              </w:rPr>
            </w:rPrChange>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ins>
      <w:commentRangeStart w:id="729"/>
      <w:del w:id="730" w:author="Pete.Hulson" w:date="2023-08-14T11:58:00Z">
        <w:r w:rsidDel="00774E74">
          <w:delText>Bootstrap</w:delText>
        </w:r>
        <w:commentRangeEnd w:id="729"/>
        <w:r w:rsidR="004E6FE8" w:rsidDel="00774E74">
          <w:rPr>
            <w:rStyle w:val="CommentReference"/>
            <w:iCs w:val="0"/>
          </w:rPr>
          <w:commentReference w:id="729"/>
        </w:r>
        <w:r w:rsidDel="00774E74">
          <w:delText>-simulation flow chart, with steps referring to the order of operations.</w:delText>
        </w:r>
      </w:del>
    </w:p>
    <w:p w14:paraId="68C5E26D" w14:textId="74F68E0F" w:rsidR="00CD027C" w:rsidRDefault="004E6FE8">
      <w:r>
        <w:rPr>
          <w:rStyle w:val="CommentReference"/>
        </w:rPr>
        <w:lastRenderedPageBreak/>
        <w:commentReference w:id="731"/>
      </w:r>
      <w:ins w:id="732" w:author="Pete.Hulson" w:date="2023-08-16T09:53:00Z">
        <w:r w:rsidR="00BE7F65" w:rsidRPr="00BE7F65">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E7F65"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A8C537A" w14:textId="00CE1501" w:rsidR="00CD027C" w:rsidRDefault="00CA1586">
      <w:pPr>
        <w:pStyle w:val="ImageCaption"/>
      </w:pPr>
      <w:bookmarkStart w:id="733" w:name="fig:length-iss"/>
      <w:bookmarkEnd w:id="733"/>
      <w:commentRangeStart w:id="734"/>
      <w:r>
        <w:t xml:space="preserve">Figure </w:t>
      </w:r>
      <w:commentRangeEnd w:id="734"/>
      <w:r w:rsidR="004E6FE8">
        <w:rPr>
          <w:rStyle w:val="CommentReference"/>
          <w:iCs w:val="0"/>
        </w:rPr>
        <w:commentReference w:id="734"/>
      </w:r>
      <w:r>
        <w:t>2: Boxplots</w:t>
      </w:r>
      <w:ins w:id="735" w:author="Pete.Hulson" w:date="2023-07-31T12:48:00Z">
        <w:r w:rsidR="004F711F">
          <w:t xml:space="preserve"> by species type</w:t>
        </w:r>
      </w:ins>
      <w:r>
        <w:t xml:space="preserve"> </w:t>
      </w:r>
      <w:ins w:id="736" w:author="Pete.Hulson" w:date="2023-07-31T12:48:00Z">
        <w:r w:rsidR="004F711F">
          <w:t>(</w:t>
        </w:r>
      </w:ins>
      <w:r>
        <w:t xml:space="preserve">aggregated </w:t>
      </w:r>
      <w:ins w:id="737" w:author="Pete.Hulson" w:date="2023-07-31T12:48:00Z">
        <w:r w:rsidR="004F711F">
          <w:t>across</w:t>
        </w:r>
      </w:ins>
      <w:del w:id="738" w:author="Pete.Hulson" w:date="2023-07-31T12:48:00Z">
        <w:r w:rsidDel="004F711F">
          <w:delText>by</w:delText>
        </w:r>
      </w:del>
      <w:r>
        <w:t xml:space="preserve"> s</w:t>
      </w:r>
      <w:ins w:id="739" w:author="Pete.Hulson" w:date="2023-08-16T09:53:00Z">
        <w:r w:rsidR="00BE7F65">
          <w:t>tock</w:t>
        </w:r>
      </w:ins>
      <w:del w:id="740" w:author="Pete.Hulson" w:date="2023-08-16T09:53:00Z">
        <w:r w:rsidDel="00BE7F65">
          <w:delText>pecie</w:delText>
        </w:r>
      </w:del>
      <w:r>
        <w:t>s</w:t>
      </w:r>
      <w:del w:id="741" w:author="Pete.Hulson" w:date="2023-07-31T12:48:00Z">
        <w:r w:rsidDel="004F711F">
          <w:delText xml:space="preserve"> type</w:delText>
        </w:r>
      </w:del>
      <w:r>
        <w:t xml:space="preserve"> and regions</w:t>
      </w:r>
      <w:ins w:id="742" w:author="Pete.Hulson" w:date="2023-07-31T12:49:00Z">
        <w:r w:rsidR="004F711F">
          <w:t>)</w:t>
        </w:r>
      </w:ins>
      <w:r>
        <w:t xml:space="preserve"> of</w:t>
      </w:r>
      <w:del w:id="743" w:author="Pete.Hulson" w:date="2023-08-16T10:00:00Z">
        <w:r w:rsidDel="004B6FEB">
          <w:delText xml:space="preserve"> annual</w:delText>
        </w:r>
      </w:del>
      <w:r>
        <w:t xml:space="preserve"> length composition (top panel</w:t>
      </w:r>
      <w:ins w:id="744" w:author="Pete.Hulson" w:date="2023-08-16T10:39:00Z">
        <w:r w:rsidR="00261650">
          <w:t>s</w:t>
        </w:r>
      </w:ins>
      <w:r>
        <w:t>) and age composition (bottom panel</w:t>
      </w:r>
      <w:ins w:id="745" w:author="Pete.Hulson" w:date="2023-08-16T10:39:00Z">
        <w:r w:rsidR="00261650">
          <w:t>s</w:t>
        </w:r>
      </w:ins>
      <w:r>
        <w:t>) input sample size across haul length frequency sub-sampling levels evaluated.</w:t>
      </w:r>
    </w:p>
    <w:p w14:paraId="446B2006" w14:textId="738B5C4B" w:rsidR="00CD027C" w:rsidRDefault="00BE7F65">
      <w:ins w:id="746" w:author="Pete.Hulson" w:date="2023-08-16T09:54:00Z">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CB86291" w14:textId="6F88442B" w:rsidR="00CD027C" w:rsidRDefault="00CA1586">
      <w:pPr>
        <w:pStyle w:val="ImageCaption"/>
        <w:rPr>
          <w:ins w:id="747" w:author="Pete.Hulson" w:date="2023-08-16T10:02:00Z"/>
        </w:rPr>
      </w:pPr>
      <w:bookmarkStart w:id="748" w:name="fig:prop-length-iss"/>
      <w:bookmarkEnd w:id="748"/>
      <w:commentRangeStart w:id="749"/>
      <w:r>
        <w:t xml:space="preserve">Figure </w:t>
      </w:r>
      <w:commentRangeEnd w:id="749"/>
      <w:r w:rsidR="004E6FE8">
        <w:rPr>
          <w:rStyle w:val="CommentReference"/>
          <w:iCs w:val="0"/>
        </w:rPr>
        <w:commentReference w:id="749"/>
      </w:r>
      <w:r>
        <w:t xml:space="preserve">3: </w:t>
      </w:r>
      <w:ins w:id="750" w:author="Pete.Hulson" w:date="2023-08-16T10:00:00Z">
        <w:r w:rsidR="004B6FEB">
          <w:t>R</w:t>
        </w:r>
      </w:ins>
      <w:del w:id="751" w:author="Pete.Hulson" w:date="2023-08-16T10:00:00Z">
        <w:r w:rsidDel="004B6FEB">
          <w:delText>Annual r</w:delText>
        </w:r>
      </w:del>
      <w:r>
        <w:t>elative length</w:t>
      </w:r>
      <w:ins w:id="752" w:author="Pete.Hulson" w:date="2023-08-16T09:54:00Z">
        <w:r w:rsidR="00BE7F65">
          <w:t xml:space="preserve"> (top panels) and age (bottom panels)</w:t>
        </w:r>
      </w:ins>
      <w:r>
        <w:t xml:space="preserve"> composition input sample size </w:t>
      </w:r>
      <w:del w:id="753" w:author="Pete.Hulson" w:date="2023-08-16T09:54:00Z">
        <w:r w:rsidDel="00BE7F65">
          <w:delText xml:space="preserve">aggregated </w:delText>
        </w:r>
      </w:del>
      <w:r>
        <w:t>by species type</w:t>
      </w:r>
      <w:ins w:id="754" w:author="Pete.Hulson" w:date="2023-08-16T09:55:00Z">
        <w:r w:rsidR="00BE7F65">
          <w:t xml:space="preserve"> </w:t>
        </w:r>
        <w:r w:rsidR="00BE7F65">
          <w:t xml:space="preserve">(aggregated across stocks and regions) </w:t>
        </w:r>
      </w:ins>
      <w:del w:id="755" w:author="Pete.Hulson" w:date="2023-08-16T10:01:00Z">
        <w:r w:rsidDel="004B6FEB">
          <w:delText xml:space="preserve"> </w:delText>
        </w:r>
      </w:del>
      <w:del w:id="756" w:author="Pete.Hulson" w:date="2023-08-16T09:55:00Z">
        <w:r w:rsidDel="00BE7F65">
          <w:delText xml:space="preserve">for each region </w:delText>
        </w:r>
      </w:del>
      <w:r>
        <w:t>across haul length frequency sub-sampling levels evaluated (grey line at 0.9</w:t>
      </w:r>
      <w:ins w:id="757" w:author="Pete.Hulson" w:date="2023-08-16T09:56:00Z">
        <w:r w:rsidR="00BE7F65">
          <w:t xml:space="preserve"> for length composition and 1.0 for age composition</w:t>
        </w:r>
      </w:ins>
      <w:r>
        <w:t xml:space="preserve"> shown for reference).</w:t>
      </w:r>
    </w:p>
    <w:p w14:paraId="650ECCD0" w14:textId="77777777" w:rsidR="004B6FEB" w:rsidRDefault="004B6FEB" w:rsidP="004B6FEB">
      <w:pPr>
        <w:pStyle w:val="ImageCaption"/>
        <w:rPr>
          <w:ins w:id="758" w:author="Pete.Hulson" w:date="2023-08-16T10:02:00Z"/>
        </w:rPr>
      </w:pPr>
      <w:ins w:id="759" w:author="Pete.Hulson" w:date="2023-08-16T10:02:00Z">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3D4473F" w14:textId="5CDAA15C" w:rsidR="004B6FEB" w:rsidRDefault="004B6FEB" w:rsidP="004B6FEB">
      <w:pPr>
        <w:pStyle w:val="ImageCaption"/>
        <w:rPr>
          <w:ins w:id="760" w:author="Pete.Hulson" w:date="2023-08-16T10:02:00Z"/>
        </w:rPr>
      </w:pPr>
      <w:ins w:id="761" w:author="Pete.Hulson" w:date="2023-08-16T10:02:00Z">
        <w:r>
          <w:t xml:space="preserve">Figure 4: Relative length composition input sample size by length bin and species type (aggregated across stocks </w:t>
        </w:r>
      </w:ins>
      <w:ins w:id="762" w:author="Pete.Hulson" w:date="2023-08-16T10:08:00Z">
        <w:r w:rsidR="00A33335">
          <w:t>within the Gulf of Alaska</w:t>
        </w:r>
      </w:ins>
      <w:ins w:id="763" w:author="Pete.Hulson" w:date="2023-08-16T10:02:00Z">
        <w:r>
          <w:t>) across haul length frequency sub-sampling levels evaluated (grey line at 0.9 shown for reference).</w:t>
        </w:r>
      </w:ins>
    </w:p>
    <w:p w14:paraId="4DA8BFAA" w14:textId="77777777" w:rsidR="004B6FEB" w:rsidRDefault="004B6FEB" w:rsidP="004B6FEB">
      <w:pPr>
        <w:pStyle w:val="ImageCaption"/>
        <w:rPr>
          <w:ins w:id="764" w:author="Pete.Hulson" w:date="2023-08-16T10:03:00Z"/>
        </w:rPr>
      </w:pPr>
      <w:ins w:id="765" w:author="Pete.Hulson" w:date="2023-08-16T10:03:00Z">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DCDAECE" w14:textId="77777777" w:rsidR="004B6FEB" w:rsidRDefault="004B6FEB" w:rsidP="004B6FEB">
      <w:pPr>
        <w:pStyle w:val="ImageCaption"/>
        <w:rPr>
          <w:ins w:id="766" w:author="Pete.Hulson" w:date="2023-08-16T10:03:00Z"/>
        </w:rPr>
      </w:pPr>
      <w:ins w:id="767" w:author="Pete.Hulson" w:date="2023-08-16T10:03:00Z">
        <w:r>
          <w:t>Figure 5: Relative length composition input sample size by species type and regional scale for the Gulf of Alaska (aggregated across stocks) across haul length frequency sub-sampling levels evaluated (grey line at 0.9 shown for reference).</w:t>
        </w:r>
      </w:ins>
    </w:p>
    <w:p w14:paraId="59AC1138" w14:textId="77777777" w:rsidR="004B6FEB" w:rsidRDefault="004B6FEB">
      <w:pPr>
        <w:pStyle w:val="ImageCaption"/>
      </w:pPr>
    </w:p>
    <w:p w14:paraId="28AA2D18" w14:textId="494319B0" w:rsidR="00CD027C" w:rsidRDefault="00AE1599">
      <w:ins w:id="768" w:author="Pete.Hulson" w:date="2023-08-16T10:37:00Z">
        <w:r w:rsidRPr="00AE1599">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390B216" w14:textId="52A0874A" w:rsidR="00CD027C" w:rsidRDefault="00CA1586">
      <w:pPr>
        <w:pStyle w:val="ImageCaption"/>
      </w:pPr>
      <w:bookmarkStart w:id="769" w:name="fig:age-iss"/>
      <w:bookmarkEnd w:id="769"/>
      <w:r>
        <w:t xml:space="preserve">Figure </w:t>
      </w:r>
      <w:ins w:id="770" w:author="Pete.Hulson" w:date="2023-08-16T10:34:00Z">
        <w:r w:rsidR="00AE1599">
          <w:t>6</w:t>
        </w:r>
      </w:ins>
      <w:del w:id="771" w:author="Pete.Hulson" w:date="2023-08-16T10:34:00Z">
        <w:r w:rsidDel="00AE1599">
          <w:delText>4</w:delText>
        </w:r>
      </w:del>
      <w:r>
        <w:t xml:space="preserve">: Boxplots </w:t>
      </w:r>
      <w:del w:id="772" w:author="Pete.Hulson" w:date="2023-08-16T10:38:00Z">
        <w:r w:rsidDel="00261650">
          <w:delText xml:space="preserve">aggregated </w:delText>
        </w:r>
      </w:del>
      <w:r>
        <w:t>by species type</w:t>
      </w:r>
      <w:ins w:id="773" w:author="Pete.Hulson" w:date="2023-08-16T10:38:00Z">
        <w:r w:rsidR="00261650">
          <w:t xml:space="preserve"> </w:t>
        </w:r>
        <w:r w:rsidR="00261650">
          <w:t>(aggregated across stocks and regions)</w:t>
        </w:r>
      </w:ins>
      <w:r>
        <w:t xml:space="preserve"> of</w:t>
      </w:r>
      <w:del w:id="774" w:author="Pete.Hulson" w:date="2023-08-16T10:38:00Z">
        <w:r w:rsidDel="00261650">
          <w:delText xml:space="preserve"> annual</w:delText>
        </w:r>
      </w:del>
      <w:r>
        <w:t xml:space="preserve"> age composition input sample size </w:t>
      </w:r>
      <w:ins w:id="775" w:author="Pete.Hulson" w:date="2023-08-16T10:39:00Z">
        <w:r w:rsidR="00261650">
          <w:t>(top panels) and relative age composition input sample size (bottom panels)</w:t>
        </w:r>
      </w:ins>
      <w:del w:id="776" w:author="Pete.Hulson" w:date="2023-08-16T10:39:00Z">
        <w:r w:rsidDel="00261650">
          <w:delText>by region</w:delText>
        </w:r>
      </w:del>
      <w:r>
        <w:t xml:space="preserve"> across age collection sub-sampling levels evaluated.</w:t>
      </w:r>
    </w:p>
    <w:p w14:paraId="010CAA99" w14:textId="6283696F" w:rsidR="00CD027C" w:rsidDel="00261650" w:rsidRDefault="00CA1586">
      <w:pPr>
        <w:rPr>
          <w:del w:id="777" w:author="Pete.Hulson" w:date="2023-08-16T10:46:00Z"/>
        </w:rPr>
      </w:pPr>
      <w:del w:id="778" w:author="Pete.Hulson" w:date="2023-08-16T10:46:00Z">
        <w:r w:rsidDel="00261650">
          <w:rPr>
            <w:noProof/>
          </w:rPr>
          <w:lastRenderedPageBreak/>
          <w:drawing>
            <wp:inline distT="0" distB="0" distL="0" distR="0" wp14:anchorId="4FC749BC" wp14:editId="2B649FAB">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del>
    </w:p>
    <w:p w14:paraId="5DF95053" w14:textId="38B32013" w:rsidR="00CD027C" w:rsidDel="00261650" w:rsidRDefault="00CA1586">
      <w:pPr>
        <w:pStyle w:val="ImageCaption"/>
        <w:rPr>
          <w:del w:id="779" w:author="Pete.Hulson" w:date="2023-08-16T10:46:00Z"/>
        </w:rPr>
      </w:pPr>
      <w:bookmarkStart w:id="780" w:name="fig:prop-age-iss"/>
      <w:bookmarkEnd w:id="780"/>
      <w:del w:id="781" w:author="Pete.Hulson" w:date="2023-08-16T10:46:00Z">
        <w:r w:rsidDel="00261650">
          <w:delText>Figure 5: Annual relative age composition input sample size aggregated by species type for each region across age collection sub-sampling levels evaluated (grey line at 0.9 shown for reference).</w:delText>
        </w:r>
      </w:del>
    </w:p>
    <w:p w14:paraId="408B6874" w14:textId="52537418" w:rsidR="00CD027C" w:rsidRDefault="00261650">
      <w:ins w:id="782" w:author="Pete.Hulson" w:date="2023-08-16T10:47:00Z">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3F330973" w14:textId="5D90C347" w:rsidR="00CD027C" w:rsidRDefault="00CA1586" w:rsidP="00FB274C">
      <w:pPr>
        <w:pStyle w:val="ImageCaption"/>
        <w:rPr>
          <w:ins w:id="783" w:author="Pete.Hulson" w:date="2023-08-16T11:01:00Z"/>
        </w:rPr>
      </w:pPr>
      <w:bookmarkStart w:id="784" w:name="fig:age-ss-iss"/>
      <w:bookmarkEnd w:id="784"/>
      <w:commentRangeStart w:id="785"/>
      <w:r>
        <w:t xml:space="preserve">Figure </w:t>
      </w:r>
      <w:commentRangeEnd w:id="785"/>
      <w:r w:rsidR="004E6FE8">
        <w:rPr>
          <w:rStyle w:val="CommentReference"/>
          <w:iCs w:val="0"/>
        </w:rPr>
        <w:commentReference w:id="785"/>
      </w:r>
      <w:ins w:id="786" w:author="Pete.Hulson" w:date="2023-08-16T10:47:00Z">
        <w:r w:rsidR="00261650">
          <w:t>7</w:t>
        </w:r>
      </w:ins>
      <w:del w:id="787" w:author="Pete.Hulson" w:date="2023-08-16T10:47:00Z">
        <w:r w:rsidDel="00261650">
          <w:delText>6</w:delText>
        </w:r>
      </w:del>
      <w:r>
        <w:t xml:space="preserve">: Stock-specific </w:t>
      </w:r>
      <w:del w:id="788" w:author="Pete.Hulson" w:date="2023-08-16T10:47:00Z">
        <w:r w:rsidDel="00261650">
          <w:delText xml:space="preserve">annual </w:delText>
        </w:r>
      </w:del>
      <w:r>
        <w:t>relative age composition input sample size grouped by species type and region compared to age collection sub-sampling levels (1-1 line shown for reference, linear model fit by composition type for each species type also shown for reference).</w:t>
      </w:r>
      <w:bookmarkEnd w:id="714"/>
    </w:p>
    <w:p w14:paraId="15A0553C" w14:textId="1CCA7F4E" w:rsidR="00184810" w:rsidRDefault="00184810" w:rsidP="00FB274C">
      <w:pPr>
        <w:pStyle w:val="ImageCaption"/>
        <w:rPr>
          <w:ins w:id="789" w:author="Pete.Hulson" w:date="2023-08-16T11:01:00Z"/>
        </w:rPr>
      </w:pPr>
    </w:p>
    <w:p w14:paraId="1F8293B4" w14:textId="303396C0" w:rsidR="00184810" w:rsidRDefault="00184810" w:rsidP="00FB274C">
      <w:pPr>
        <w:pStyle w:val="ImageCaption"/>
        <w:rPr>
          <w:ins w:id="790" w:author="Pete.Hulson" w:date="2023-08-16T11:01:00Z"/>
        </w:rPr>
      </w:pPr>
      <w:ins w:id="791" w:author="Pete.Hulson" w:date="2023-08-16T11:01:00Z">
        <w:r w:rsidRPr="00184810">
          <w:rPr>
            <w:noProof/>
          </w:rPr>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462B1486" w14:textId="409B12AB" w:rsidR="00184810" w:rsidRDefault="00184810" w:rsidP="00FB274C">
      <w:pPr>
        <w:pStyle w:val="ImageCaption"/>
      </w:pPr>
      <w:ins w:id="792" w:author="Pete.Hulson" w:date="2023-08-16T11:01:00Z">
        <w:r>
          <w:lastRenderedPageBreak/>
          <w:t>Figure 8:</w:t>
        </w:r>
      </w:ins>
      <w:ins w:id="793" w:author="Pete.Hulson" w:date="2023-08-16T11:02:00Z">
        <w:r>
          <w:t xml:space="preserve"> Relative bias in sex-specific mean length and sex ratio by species type (aggregated across stocks and regions)</w:t>
        </w:r>
      </w:ins>
      <w:ins w:id="794" w:author="Pete.Hulson" w:date="2023-08-16T11:03:00Z">
        <w:r>
          <w:t xml:space="preserve"> for haul length frequency sample sizes of 100 and 150 fish per haul.</w:t>
        </w:r>
      </w:ins>
    </w:p>
    <w:sectPr w:rsidR="00184810" w:rsidSect="00BC1CB0">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Williams" w:date="2023-07-21T10:41:00Z" w:initials="B">
    <w:p w14:paraId="3322512C" w14:textId="77777777" w:rsidR="002D0DB4" w:rsidRDefault="002D0DB4">
      <w:pPr>
        <w:pStyle w:val="CommentText"/>
      </w:pPr>
      <w:r>
        <w:rPr>
          <w:rStyle w:val="CommentReference"/>
        </w:rPr>
        <w:annotationRef/>
      </w:r>
      <w:r>
        <w:rPr>
          <w:rFonts w:ascii="Arial" w:hAnsi="Arial" w:cs="Arial"/>
          <w:color w:val="222222"/>
          <w:shd w:val="clear" w:color="auto" w:fill="FFFFFF"/>
        </w:rPr>
        <w:t>Reviewer: 1</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This manuscript presents an analysis of length and age sampling for a suite of species monitored with fishery-independent trawl surveys in the North Pacific. The authors find that lengths are generally being sampled above, and ages below levels that would provide optimal effective sample sizes. The methods follow similar approaches applied elsewhere and appear appropriate for this type of data. I think that the results of this study will be of interest to others considering optimization of survey designs and/or unplanned reductions due to unique circumstances as well as for refinement of data collection targets for the specific surveys evaluated.  I suggest that some additional information on the sampling targets/properties for these surveys, as well as more detail on the specific approach used for the age-length keys would be helpful. The manuscript is well written, and I have only a few minor editorial suggestions.</w:t>
      </w:r>
      <w:r>
        <w:rPr>
          <w:rFonts w:ascii="Arial" w:hAnsi="Arial" w:cs="Arial"/>
          <w:color w:val="222222"/>
        </w:rPr>
        <w:br/>
      </w:r>
      <w:r>
        <w:rPr>
          <w:rFonts w:ascii="Arial" w:hAnsi="Arial" w:cs="Arial"/>
          <w:color w:val="222222"/>
        </w:rPr>
        <w:br/>
      </w:r>
      <w:r>
        <w:rPr>
          <w:rFonts w:ascii="Arial" w:hAnsi="Arial" w:cs="Arial"/>
          <w:color w:val="222222"/>
          <w:shd w:val="clear" w:color="auto" w:fill="FFFFFF"/>
        </w:rPr>
        <w:t>General comments</w:t>
      </w:r>
      <w:r>
        <w:rPr>
          <w:rFonts w:ascii="Arial" w:hAnsi="Arial" w:cs="Arial"/>
          <w:color w:val="222222"/>
        </w:rPr>
        <w:br/>
      </w:r>
      <w:r>
        <w:rPr>
          <w:rFonts w:ascii="Arial" w:hAnsi="Arial" w:cs="Arial"/>
          <w:color w:val="222222"/>
          <w:shd w:val="clear" w:color="auto" w:fill="FFFFFF"/>
        </w:rPr>
        <w:t>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Hulson et al. (2023). Specifically, do the keys for all species use 1 cm length bins regardless of the range in fish size (implied by the notation in Hulson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Siskey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r>
        <w:rPr>
          <w:rFonts w:ascii="Arial" w:hAnsi="Arial" w:cs="Arial"/>
          <w:color w:val="222222"/>
        </w:rPr>
        <w:br/>
      </w:r>
      <w:r>
        <w:rPr>
          <w:rFonts w:ascii="Arial" w:hAnsi="Arial" w:cs="Arial"/>
          <w:color w:val="222222"/>
          <w:shd w:val="clear" w:color="auto" w:fill="FFFFFF"/>
        </w:rPr>
        <w:t>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r>
        <w:rPr>
          <w:rFonts w:ascii="Arial" w:hAnsi="Arial" w:cs="Arial"/>
          <w:color w:val="222222"/>
        </w:rPr>
        <w:br/>
      </w:r>
      <w:r>
        <w:rPr>
          <w:rFonts w:ascii="Arial" w:hAnsi="Arial" w:cs="Arial"/>
          <w:color w:val="222222"/>
          <w:shd w:val="clear" w:color="auto" w:fill="FFFFFF"/>
        </w:rPr>
        <w:t>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1" w:author="Ben.Williams" w:date="2023-07-21T10:43:00Z" w:initials="B">
    <w:p w14:paraId="4690DDC6" w14:textId="77777777" w:rsidR="002D0DB4" w:rsidRDefault="002D0DB4">
      <w:pPr>
        <w:pStyle w:val="CommentText"/>
      </w:pPr>
      <w:r>
        <w:rPr>
          <w:rStyle w:val="CommentReference"/>
        </w:rPr>
        <w:annotationRef/>
      </w:r>
      <w:r>
        <w:rPr>
          <w:rFonts w:ascii="Arial" w:hAnsi="Arial" w:cs="Arial"/>
          <w:color w:val="222222"/>
          <w:shd w:val="clear" w:color="auto" w:fill="FFFFFF"/>
        </w:rPr>
        <w:t>Reviewer: 2</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This manuscript explores the impact of reductions in AFSC groundfish survey length and age sampling on effective composition sample size using a bootstrap simulation approach. The main result is that the AFSC groundfish survey program is collecting more lengths than necessary to nearly saturate effective sample size, that reducing the number of lengths sampled all the way to 50 per haul has (almost?) no effect on ages from subsampled fish that have been ‘expanded’ with an age-length key, and that effective sample size for ages has not saturated at current age sampling levels.</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topic of adapting to reduced survey capacity is timely, the results seem important for the AFSC, and despite the complexity in the sampling and expansion (some of which I struggled with), the overall approach is a simple one that other jurisdictions could use as well. My biggest concern is with clarity of the methods, the sampling protocols, and the expansion protocols. My next biggest concern is about applicability beyond the included surveys. I expand on these below.</w:t>
      </w:r>
      <w:r>
        <w:rPr>
          <w:rFonts w:ascii="Arial" w:hAnsi="Arial" w:cs="Arial"/>
          <w:color w:val="222222"/>
        </w:rPr>
        <w:br/>
      </w:r>
      <w:r>
        <w:rPr>
          <w:rFonts w:ascii="Arial" w:hAnsi="Arial" w:cs="Arial"/>
          <w:color w:val="222222"/>
        </w:rPr>
        <w:br/>
      </w:r>
      <w:r>
        <w:rPr>
          <w:rFonts w:ascii="Arial" w:hAnsi="Arial" w:cs="Arial"/>
          <w:color w:val="222222"/>
          <w:shd w:val="clear" w:color="auto" w:fill="FFFFFF"/>
        </w:rPr>
        <w:t># Clarity of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I spent an inordinate amount of time trying to understand what was done with the sampling and the two expansion levels. I'm sure this is obvious to those used to the AFSC protocols, but if I am any indication, the typical CJFAS reader not from AFSC/NOAA may struggle to figure out what was done. Because of the confusion this created, it made it very hard initially to follow the results and interpret them. I think I have now mostly wrapped my head around what was done, but I think expanding and clarifying the writing of the methods and being explicit about defining terms would go a long way. Many of my specific comments below reference my initial confusion.</w:t>
      </w:r>
      <w:r>
        <w:rPr>
          <w:rFonts w:ascii="Arial" w:hAnsi="Arial" w:cs="Arial"/>
          <w:color w:val="222222"/>
        </w:rPr>
        <w:br/>
      </w:r>
      <w:r>
        <w:rPr>
          <w:rFonts w:ascii="Arial" w:hAnsi="Arial" w:cs="Arial"/>
          <w:color w:val="222222"/>
        </w:rPr>
        <w:br/>
      </w:r>
      <w:r>
        <w:rPr>
          <w:rFonts w:ascii="Arial" w:hAnsi="Arial" w:cs="Arial"/>
          <w:color w:val="222222"/>
          <w:shd w:val="clear" w:color="auto" w:fill="FFFFFF"/>
        </w:rPr>
        <w:t>Two major places to focus are the method 'stages' and the flow chart. The method steps do not match up easily with the flow chart making it hard to figure out what was done. Second-stage expansion is never defined or explained beyond the word 'second (age)' and another section that I think is defining second-stage expansion without ever mentioning it. How the age-length key factors in, as it is featured in the flow chart, is not explained in the core of the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is obvious in retrospect after much thought and reading of NOAA reports, but it's never explicitly stated that the age-length key is only applied to fish with age samples (I presume?), vs. converting all lengths to ages or expanding ages similarly to how lengths are. The text had me that confused. I presume this second-stage expansion is done primarily because of any length-stratified age sampling that either happens or has happened historically.</w:t>
      </w:r>
      <w:r>
        <w:rPr>
          <w:rFonts w:ascii="Arial" w:hAnsi="Arial" w:cs="Arial"/>
          <w:color w:val="222222"/>
        </w:rPr>
        <w:br/>
      </w:r>
      <w:r>
        <w:rPr>
          <w:rFonts w:ascii="Arial" w:hAnsi="Arial" w:cs="Arial"/>
          <w:color w:val="222222"/>
        </w:rPr>
        <w:br/>
      </w:r>
      <w:r>
        <w:rPr>
          <w:rFonts w:ascii="Arial" w:hAnsi="Arial" w:cs="Arial"/>
          <w:color w:val="222222"/>
          <w:shd w:val="clear" w:color="auto" w:fill="FFFFFF"/>
        </w:rPr>
        <w:t># Novelty and widespread applicability</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bootstrap approach to composition effective sample size is not new, the impact on age effective samples themselves is not new, and obviously reducing length samples will reduce length sample effective samples—it's just a matter of what the curve looks like. I do think there's a niche this paper fills in terms of the specific length sample, age subsample, age-length key, 2-stage expansion approach and whether reducing the length samples impacts the ages (which I thought was better motivated in the discussion of Siskey et al. 2023 than in this manuscript). A main conclusion is that the AFSC is probably collecting far more lengths than it needs. This is certainly important for the AFSC. Can the authors make this applicable to a broader audience and comment on the degree to which this is likely happening in other agencies around the world? How often is this approach used elsewhere? Are there lessons for other jurisdictions to learn?</w:t>
      </w:r>
      <w:r>
        <w:rPr>
          <w:rFonts w:ascii="Arial" w:hAnsi="Arial" w:cs="Arial"/>
          <w:color w:val="222222"/>
        </w:rPr>
        <w:br/>
      </w:r>
      <w:r>
        <w:rPr>
          <w:rFonts w:ascii="Arial" w:hAnsi="Arial" w:cs="Arial"/>
          <w:color w:val="222222"/>
        </w:rPr>
        <w:br/>
      </w:r>
      <w:r>
        <w:rPr>
          <w:rFonts w:ascii="Arial" w:hAnsi="Arial" w:cs="Arial"/>
          <w:color w:val="222222"/>
          <w:shd w:val="clear" w:color="auto" w:fill="FFFFFF"/>
        </w:rPr>
        <w:t># Other comments</w:t>
      </w:r>
      <w:r>
        <w:rPr>
          <w:rFonts w:ascii="Arial" w:hAnsi="Arial" w:cs="Arial"/>
          <w:color w:val="222222"/>
        </w:rPr>
        <w:br/>
      </w:r>
      <w:r>
        <w:rPr>
          <w:rFonts w:ascii="Arial" w:hAnsi="Arial" w:cs="Arial"/>
          <w:color w:val="222222"/>
        </w:rPr>
        <w:br/>
      </w:r>
      <w:r>
        <w:rPr>
          <w:rFonts w:ascii="Arial" w:hAnsi="Arial" w:cs="Arial"/>
          <w:color w:val="222222"/>
          <w:shd w:val="clear" w:color="auto" w:fill="FFFFFF"/>
        </w:rPr>
        <w:t>Given the title and framing of the paper around workforce health and efficiency, are there any numbers or literature that could be brought in on this side of the trade-off? The manuscript does cite some literature on otolith aging costs, but the main effort examined here, and the main result, is about reducing length samples.</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often in the second row of Fig 2 were the number of fish aged affected or were there gaps in the age-length key? Presumably this would be affected somewhat by which of the above protocols is used and what number is sampled by species/region, which isn't clear. Could this information be included somewhere?</w:t>
      </w:r>
      <w:r>
        <w:rPr>
          <w:rFonts w:ascii="Arial" w:hAnsi="Arial" w:cs="Arial"/>
          <w:color w:val="222222"/>
        </w:rPr>
        <w:br/>
      </w:r>
      <w:r>
        <w:rPr>
          <w:rFonts w:ascii="Arial" w:hAnsi="Arial" w:cs="Arial"/>
          <w:color w:val="222222"/>
        </w:rPr>
        <w:br/>
      </w:r>
      <w:r>
        <w:rPr>
          <w:rFonts w:ascii="Arial" w:hAnsi="Arial" w:cs="Arial"/>
          <w:color w:val="222222"/>
          <w:shd w:val="clear" w:color="auto" w:fill="FFFFFF"/>
        </w:rPr>
        <w:t>Stewart and Hamel (2014) used 25,000 bootstrap replicates. Can the authors show, even if just for an example species-region, that 500 is sufficient to stabilize the results?</w:t>
      </w:r>
    </w:p>
  </w:comment>
  <w:comment w:id="5" w:author="Ben.Williams" w:date="2023-07-21T10:43:00Z" w:initials="B">
    <w:p w14:paraId="3E98D823"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26: Was there truly 'no' effect or was it very small? Was the age-sampling ever impacted itself by the length-sampling frequency?</w:t>
      </w:r>
    </w:p>
  </w:comment>
  <w:comment w:id="7" w:author="Ben.Williams" w:date="2023-07-21T10:44:00Z" w:initials="B">
    <w:p w14:paraId="08A87D14"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44: I'm not sure 'require' is the right word, but certainly more is always 'better' from this perspective.</w:t>
      </w:r>
    </w:p>
  </w:comment>
  <w:comment w:id="11" w:author="Ben.Williams" w:date="2023-07-21T10:44:00Z" w:initials="B">
    <w:p w14:paraId="42D30AE2"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31" w:author="Pete.Hulson" w:date="2023-07-27T13:44:00Z" w:initials="P">
    <w:p w14:paraId="65EA2E33" w14:textId="3E95D214" w:rsidR="002D0DB4" w:rsidRDefault="002D0DB4">
      <w:pPr>
        <w:pStyle w:val="CommentText"/>
      </w:pPr>
      <w:r>
        <w:rPr>
          <w:rStyle w:val="CommentReference"/>
        </w:rPr>
        <w:annotationRef/>
      </w:r>
      <w:r>
        <w:t>Add to refs</w:t>
      </w:r>
    </w:p>
  </w:comment>
  <w:comment w:id="38" w:author="Ben.Williams" w:date="2023-07-21T10:44:00Z" w:initials="B">
    <w:p w14:paraId="355556CB"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13" w:author="Ben.Williams" w:date="2023-07-21T10:27:00Z" w:initials="B">
    <w:p w14:paraId="25EF89A8" w14:textId="77777777" w:rsidR="002D0DB4" w:rsidRDefault="002D0DB4">
      <w:pPr>
        <w:pStyle w:val="CommentText"/>
      </w:pPr>
      <w:r>
        <w:rPr>
          <w:rStyle w:val="CommentReference"/>
        </w:rPr>
        <w:annotationRef/>
      </w:r>
      <w:r>
        <w:rPr>
          <w:rFonts w:ascii="Arial" w:hAnsi="Arial" w:cs="Arial"/>
          <w:color w:val="222222"/>
          <w:shd w:val="clear" w:color="auto" w:fill="FFFFFF"/>
        </w:rPr>
        <w:t> R1: Lines 53-69: Suggest also referencing Thorson et al. (2023) in this paragraph.</w:t>
      </w:r>
    </w:p>
  </w:comment>
  <w:comment w:id="46" w:author="Pete.Hulson" w:date="2023-07-27T13:46:00Z" w:initials="P">
    <w:p w14:paraId="58D40605" w14:textId="5E580EB6" w:rsidR="002D0DB4" w:rsidRDefault="002D0DB4">
      <w:pPr>
        <w:pStyle w:val="CommentText"/>
      </w:pPr>
      <w:r>
        <w:rPr>
          <w:rStyle w:val="CommentReference"/>
        </w:rPr>
        <w:annotationRef/>
      </w:r>
      <w:r>
        <w:t>Add to refs</w:t>
      </w:r>
    </w:p>
  </w:comment>
  <w:comment w:id="44" w:author="Ben.Williams" w:date="2023-07-21T10:28:00Z" w:initials="B">
    <w:p w14:paraId="7180B8B0" w14:textId="77777777" w:rsidR="002D0DB4" w:rsidRDefault="002D0DB4">
      <w:pPr>
        <w:pStyle w:val="CommentText"/>
      </w:pPr>
      <w:r>
        <w:rPr>
          <w:rStyle w:val="CommentReference"/>
        </w:rPr>
        <w:annotationRef/>
      </w:r>
      <w:r>
        <w:rPr>
          <w:rFonts w:ascii="Arial" w:hAnsi="Arial" w:cs="Arial"/>
          <w:color w:val="222222"/>
          <w:shd w:val="clear" w:color="auto" w:fill="FFFFFF"/>
        </w:rPr>
        <w:t>R1: Lines 86-88 and line 452: Suggest referencing Link et al. (2008) here</w:t>
      </w:r>
    </w:p>
  </w:comment>
  <w:comment w:id="48" w:author="Ben.Williams" w:date="2023-07-21T10:28:00Z" w:initials="B">
    <w:p w14:paraId="723A1CCA" w14:textId="77777777" w:rsidR="002D0DB4" w:rsidRDefault="002D0DB4">
      <w:pPr>
        <w:pStyle w:val="CommentText"/>
      </w:pPr>
      <w:r>
        <w:rPr>
          <w:rStyle w:val="CommentReference"/>
        </w:rPr>
        <w:annotationRef/>
      </w:r>
      <w:r>
        <w:rPr>
          <w:rFonts w:ascii="Arial" w:hAnsi="Arial" w:cs="Arial"/>
          <w:color w:val="222222"/>
          <w:shd w:val="clear" w:color="auto" w:fill="FFFFFF"/>
        </w:rPr>
        <w:t>R1: This manuscript does not evaluate the costs of otolith reading. I suggest omitting this topic, as there could be subsampling of otoliths to be prepared and read that would achieve the same cost reduction in that process as achieved for reducing the collection of otoliths in the field.</w:t>
      </w:r>
    </w:p>
  </w:comment>
  <w:comment w:id="50" w:author="Ben.Williams" w:date="2023-07-21T10:27:00Z" w:initials="B">
    <w:p w14:paraId="3A6F5E1B" w14:textId="77777777" w:rsidR="002D0DB4" w:rsidRDefault="002D0DB4">
      <w:pPr>
        <w:pStyle w:val="CommentText"/>
      </w:pPr>
      <w:r>
        <w:rPr>
          <w:rStyle w:val="CommentReference"/>
        </w:rPr>
        <w:annotationRef/>
      </w:r>
      <w:r>
        <w:rPr>
          <w:rFonts w:ascii="Arial" w:hAnsi="Arial" w:cs="Arial"/>
          <w:color w:val="222222"/>
          <w:shd w:val="clear" w:color="auto" w:fill="FFFFFF"/>
        </w:rPr>
        <w:t>R1: 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51" w:author="Ben.Williams" w:date="2023-07-21T10:45:00Z" w:initials="B">
    <w:p w14:paraId="5D79FADD"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103: More often than what?</w:t>
      </w:r>
    </w:p>
  </w:comment>
  <w:comment w:id="56" w:author="Ben.Williams" w:date="2023-07-21T10:28:00Z" w:initials="B">
    <w:p w14:paraId="2B99CDF2" w14:textId="77777777" w:rsidR="002D0DB4" w:rsidRDefault="002D0DB4">
      <w:pPr>
        <w:pStyle w:val="CommentText"/>
      </w:pPr>
      <w:r>
        <w:rPr>
          <w:rStyle w:val="CommentReference"/>
        </w:rPr>
        <w:annotationRef/>
      </w:r>
      <w:r>
        <w:rPr>
          <w:rFonts w:ascii="Arial" w:hAnsi="Arial" w:cs="Arial"/>
          <w:color w:val="222222"/>
          <w:shd w:val="clear" w:color="auto" w:fill="FFFFFF"/>
        </w:rPr>
        <w:t>R1: Line 121: consider rephrasing since the analysis considers decreasing not increasing the number of length and age samples.</w:t>
      </w:r>
    </w:p>
  </w:comment>
  <w:comment w:id="70" w:author="Ben.Williams" w:date="2023-07-21T10:29:00Z" w:initials="B">
    <w:p w14:paraId="467E98B3" w14:textId="77777777" w:rsidR="002D0DB4" w:rsidRDefault="002D0DB4">
      <w:pPr>
        <w:pStyle w:val="CommentText"/>
      </w:pPr>
      <w:r>
        <w:rPr>
          <w:rStyle w:val="CommentReference"/>
        </w:rPr>
        <w:annotationRef/>
      </w:r>
      <w:r>
        <w:rPr>
          <w:rFonts w:ascii="Arial" w:hAnsi="Arial" w:cs="Arial"/>
          <w:color w:val="222222"/>
          <w:shd w:val="clear" w:color="auto" w:fill="FFFFFF"/>
        </w:rPr>
        <w:t> R1: Line 130-131: Do you mean species-specific exceptions for ‘maximum’ length subsample size? I understand the protocol to be collecting up to the target sample size depending on the catch.</w:t>
      </w:r>
    </w:p>
  </w:comment>
  <w:comment w:id="71" w:author="Ben.Williams" w:date="2023-07-21T10:30:00Z" w:initials="B">
    <w:p w14:paraId="01B4F86D" w14:textId="77777777" w:rsidR="002D0DB4" w:rsidRDefault="002D0DB4">
      <w:pPr>
        <w:pStyle w:val="CommentText"/>
      </w:pPr>
      <w:r>
        <w:rPr>
          <w:rStyle w:val="CommentReference"/>
        </w:rPr>
        <w:annotationRef/>
      </w:r>
      <w:r>
        <w:rPr>
          <w:rFonts w:ascii="Arial" w:hAnsi="Arial" w:cs="Arial"/>
          <w:color w:val="222222"/>
          <w:shd w:val="clear" w:color="auto" w:fill="FFFFFF"/>
        </w:rPr>
        <w:t>R1: Lines 139-140: For sampling protocol #2 are the lengths for fish sampled for otoliths also included with the length samples when analyzed (do the 2-20 fish count toward the 100 for both sampling and input sample size calculations)?</w:t>
      </w:r>
    </w:p>
  </w:comment>
  <w:comment w:id="97" w:author="Pete.Hulson" w:date="2023-07-27T14:35:00Z" w:initials="P">
    <w:p w14:paraId="565BFEC9" w14:textId="77777777" w:rsidR="002D0DB4" w:rsidRDefault="002D0DB4" w:rsidP="004F711F">
      <w:pPr>
        <w:pStyle w:val="CommentText"/>
      </w:pPr>
      <w:r>
        <w:rPr>
          <w:rStyle w:val="CommentReference"/>
        </w:rPr>
        <w:annotationRef/>
      </w:r>
      <w:r>
        <w:t>Take out C here, too many subscripts</w:t>
      </w:r>
    </w:p>
  </w:comment>
  <w:comment w:id="390" w:author="Ben.Williams" w:date="2023-07-21T10:45:00Z" w:initials="B">
    <w:p w14:paraId="16AB2892"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155: This is the last that age length keys get mentioned and given the passive voice in this sentence it's not clear if it is something that the authors did as part of the methods (except for appearing in the flowchart).</w:t>
      </w:r>
    </w:p>
  </w:comment>
  <w:comment w:id="391" w:author="Ben.Williams" w:date="2023-07-21T10:24:00Z" w:initials="B">
    <w:p w14:paraId="3F401AA5" w14:textId="77777777" w:rsidR="002D0DB4" w:rsidRDefault="002D0DB4">
      <w:pPr>
        <w:pStyle w:val="CommentText"/>
      </w:pPr>
      <w:r>
        <w:rPr>
          <w:rStyle w:val="CommentReference"/>
        </w:rPr>
        <w:annotationRef/>
      </w:r>
      <w:r>
        <w:rPr>
          <w:rFonts w:ascii="Arial" w:hAnsi="Arial" w:cs="Arial"/>
          <w:color w:val="222222"/>
          <w:shd w:val="clear" w:color="auto" w:fill="FFFFFF"/>
        </w:rPr>
        <w:t>R1: 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Hulson et al. (2023). Specifically, do the keys for all species use 1 cm length bins regardless of the range in fish size (implied by the notation in Hulson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Siskey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p>
  </w:comment>
  <w:comment w:id="394" w:author="Pete.Hulson" w:date="2023-07-31T12:45:00Z" w:initials="P">
    <w:p w14:paraId="6A14F885" w14:textId="77777777" w:rsidR="002D0DB4" w:rsidRDefault="002D0DB4" w:rsidP="004F711F">
      <w:pPr>
        <w:pStyle w:val="CommentText"/>
      </w:pPr>
      <w:r>
        <w:rPr>
          <w:rStyle w:val="CommentReference"/>
        </w:rPr>
        <w:annotationRef/>
      </w:r>
      <w:r>
        <w:t>Add text here reflecting sample sizes, random vs stratified sampling for ages, spatial extent of samples</w:t>
      </w:r>
    </w:p>
    <w:p w14:paraId="343E5A5C" w14:textId="418EFF2D" w:rsidR="002D0DB4" w:rsidRDefault="002D0DB4" w:rsidP="004F711F">
      <w:pPr>
        <w:pStyle w:val="CommentText"/>
      </w:pPr>
      <w:r>
        <w:rPr>
          <w:rStyle w:val="CommentReference"/>
        </w:rPr>
        <w:annotationRef/>
      </w:r>
    </w:p>
  </w:comment>
  <w:comment w:id="402" w:author="Pete.Hulson" w:date="2023-08-16T09:26:00Z" w:initials="P">
    <w:p w14:paraId="64548500" w14:textId="1E0E1FA8" w:rsidR="002D0DB4" w:rsidRDefault="002D0DB4">
      <w:pPr>
        <w:pStyle w:val="CommentText"/>
      </w:pPr>
      <w:r>
        <w:rPr>
          <w:rStyle w:val="CommentReference"/>
        </w:rPr>
        <w:annotationRef/>
      </w:r>
      <w:r w:rsidRPr="00DB34B5">
        <w:rPr>
          <w:rFonts w:cs="Times New Roman"/>
          <w:i/>
          <w:color w:val="222222"/>
          <w:sz w:val="24"/>
          <w:szCs w:val="24"/>
          <w:shd w:val="clear" w:color="auto" w:fill="FFFFFF"/>
        </w:rPr>
        <w:t>How often in the second row of Fig 2 were the number of fish aged affected or were there gaps in the age-length key? Presumably this would be affected somewhat by which of the above protocols is used and what number is sampled by species/region, which isn't clear. Could this information be included somewhere?</w:t>
      </w:r>
    </w:p>
  </w:comment>
  <w:comment w:id="418" w:author="Ben.Williams" w:date="2023-07-21T10:58:00Z" w:initials="B">
    <w:p w14:paraId="194AFFDD"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169: "second (age) stage expansion processes for each bootstrap replicate" This is the first mention of 'second'? Only first-stage explicitly explained above.</w:t>
      </w:r>
    </w:p>
  </w:comment>
  <w:comment w:id="419" w:author="Ben.Williams" w:date="2023-07-21T10:46:00Z" w:initials="B">
    <w:p w14:paraId="6D46858B" w14:textId="77777777" w:rsidR="002D0DB4" w:rsidRDefault="002D0DB4">
      <w:pPr>
        <w:pStyle w:val="CommentText"/>
      </w:pPr>
      <w:r>
        <w:rPr>
          <w:rStyle w:val="CommentReference"/>
        </w:rPr>
        <w:annotationRef/>
      </w:r>
      <w:r>
        <w:rPr>
          <w:rFonts w:ascii="Arial" w:hAnsi="Arial" w:cs="Arial"/>
          <w:color w:val="222222"/>
          <w:shd w:val="clear" w:color="auto" w:fill="FFFFFF"/>
        </w:rPr>
        <w:t>R2: 171: "Bootstrap resampling was performed either with replacement (wr) or without replacement (wor) depending on the needs of a particular protocol." Can you help the reader understand why one or the other (wr vs. wor) in steps 1-7? After extensive re-reading and thinking I think I follow why (one is a bootstrap resampling and one emulates an actual subsample and so a fish is a fish), but this was not obvious at first.</w:t>
      </w:r>
    </w:p>
  </w:comment>
  <w:comment w:id="428" w:author="Ben.Williams" w:date="2023-07-21T10:47:00Z" w:initials="B">
    <w:p w14:paraId="457E118B" w14:textId="77777777" w:rsidR="002D0DB4" w:rsidRDefault="002D0DB4">
      <w:pPr>
        <w:pStyle w:val="CommentText"/>
      </w:pPr>
      <w:r>
        <w:rPr>
          <w:rStyle w:val="CommentReference"/>
        </w:rPr>
        <w:annotationRef/>
      </w:r>
      <w:r>
        <w:rPr>
          <w:rFonts w:ascii="Arial" w:hAnsi="Arial" w:cs="Arial"/>
          <w:color w:val="222222"/>
          <w:shd w:val="clear" w:color="auto" w:fill="FFFFFF"/>
        </w:rPr>
        <w:t>R2: I'm having a hard time matching up these steps to Fig 1. Can the numbers go on Fig 1?</w:t>
      </w:r>
    </w:p>
  </w:comment>
  <w:comment w:id="429" w:author="Ben.Williams" w:date="2023-07-21T10:47:00Z" w:initials="B">
    <w:p w14:paraId="1073D8A4" w14:textId="77777777" w:rsidR="002D0DB4" w:rsidRDefault="002D0DB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Step 3 and 6: "From the resampled lengths in step 2, subset the haul-specific length samples (wor) at the pre-determined subsampling level." I was confused here. I later realized this is total or sex-specific, but this wasn't clear yet.</w:t>
      </w:r>
    </w:p>
    <w:p w14:paraId="474AC892" w14:textId="77777777" w:rsidR="002D0DB4" w:rsidRDefault="002D0DB4">
      <w:pPr>
        <w:pStyle w:val="CommentText"/>
        <w:rPr>
          <w:rFonts w:ascii="Arial" w:hAnsi="Arial" w:cs="Arial"/>
          <w:color w:val="222222"/>
          <w:shd w:val="clear" w:color="auto" w:fill="FFFFFF"/>
        </w:rPr>
      </w:pPr>
    </w:p>
    <w:p w14:paraId="1AFD5D56" w14:textId="77777777" w:rsidR="002D0DB4" w:rsidRDefault="002D0DB4">
      <w:pPr>
        <w:pStyle w:val="CommentText"/>
      </w:pPr>
      <w:r>
        <w:rPr>
          <w:rFonts w:ascii="Arial" w:hAnsi="Arial" w:cs="Arial"/>
          <w:color w:val="222222"/>
          <w:shd w:val="clear" w:color="auto" w:fill="FFFFFF"/>
        </w:rPr>
        <w:t>Steps 3 and 6 say "at pre-determined subsampling level" but we haven't been introduced to that yet making this confusing.</w:t>
      </w:r>
    </w:p>
  </w:comment>
  <w:comment w:id="438" w:author="Ben.Williams" w:date="2023-07-21T10:48:00Z" w:initials="B">
    <w:p w14:paraId="04F26CFC" w14:textId="77777777" w:rsidR="002D0DB4" w:rsidRDefault="002D0DB4">
      <w:pPr>
        <w:pStyle w:val="CommentText"/>
      </w:pPr>
      <w:r>
        <w:rPr>
          <w:rStyle w:val="CommentReference"/>
        </w:rPr>
        <w:annotationRef/>
      </w:r>
      <w:r>
        <w:rPr>
          <w:rFonts w:ascii="Arial" w:hAnsi="Arial" w:cs="Arial"/>
          <w:color w:val="222222"/>
          <w:shd w:val="clear" w:color="auto" w:fill="FFFFFF"/>
        </w:rPr>
        <w:t>R2: 195: "We set the subsampling level for length frequency at numbers per haul to evaluate the AFSC length sampling design." What does this mean?</w:t>
      </w:r>
    </w:p>
  </w:comment>
  <w:comment w:id="443" w:author="Ben.Williams" w:date="2023-07-21T10:48:00Z" w:initials="B">
    <w:p w14:paraId="634BB0A0"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197: "Additionally, to subsample ages, we reduced the proportion of the total number of ages sampled in step 6 to evaluate the consequences of reductions in overall age sampling,..."</w:t>
      </w:r>
      <w:r>
        <w:rPr>
          <w:rFonts w:ascii="Arial" w:hAnsi="Arial" w:cs="Arial"/>
          <w:color w:val="222222"/>
        </w:rPr>
        <w:br/>
      </w:r>
      <w:r>
        <w:rPr>
          <w:rFonts w:ascii="Arial" w:hAnsi="Arial" w:cs="Arial"/>
          <w:color w:val="222222"/>
          <w:shd w:val="clear" w:color="auto" w:fill="FFFFFF"/>
        </w:rPr>
        <w:t>They are already subsampled, right? This is to test the effect of reduced subsampling? This was fuzzy at first to me.</w:t>
      </w:r>
    </w:p>
  </w:comment>
  <w:comment w:id="456" w:author="Ben.Williams" w:date="2023-07-21T10:51:00Z" w:initials="B">
    <w:p w14:paraId="69C3C2FD" w14:textId="77777777" w:rsidR="002D0DB4" w:rsidRDefault="002D0DB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R2: R package: The readme has “The goal of swo is to ...” and the DESCRIPTION Description is still  “What the package does (one paragraph).” I would encourage the authors to also archive the code somewhere (e.g., Zenodo).</w:t>
      </w:r>
    </w:p>
    <w:p w14:paraId="161C4E16" w14:textId="77777777" w:rsidR="002D0DB4" w:rsidRDefault="002D0DB4">
      <w:pPr>
        <w:pStyle w:val="CommentText"/>
        <w:rPr>
          <w:rFonts w:ascii="Arial" w:hAnsi="Arial" w:cs="Arial"/>
          <w:color w:val="222222"/>
          <w:shd w:val="clear" w:color="auto" w:fill="FFFFFF"/>
        </w:rPr>
      </w:pPr>
    </w:p>
    <w:p w14:paraId="56EC643A" w14:textId="77777777" w:rsidR="002D0DB4" w:rsidRDefault="002D0DB4">
      <w:pPr>
        <w:pStyle w:val="CommentText"/>
      </w:pPr>
      <w:r>
        <w:rPr>
          <w:rFonts w:ascii="Arial" w:hAnsi="Arial" w:cs="Arial"/>
          <w:color w:val="222222"/>
          <w:shd w:val="clear" w:color="auto" w:fill="FFFFFF"/>
        </w:rPr>
        <w:t>Perhaps this is beyond what is reasonable at this stage, but it would be very helpful if there were any part of this package that could be run with different input data or at least without an AFSC username and password. If some functions could be used for other data, can that be described in a vignette, help files, or similar?</w:t>
      </w:r>
    </w:p>
  </w:comment>
  <w:comment w:id="462" w:author="Ben.Williams" w:date="2023-07-21T10:50:00Z" w:initials="B">
    <w:p w14:paraId="45CDF4CA" w14:textId="77777777" w:rsidR="002D0DB4" w:rsidRDefault="002D0DB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214: The authors might consider referencing Appendix 2 in McAllister and Ianelli 1997. It took me a while to find it.</w:t>
      </w:r>
    </w:p>
    <w:p w14:paraId="0934BC8F" w14:textId="77777777" w:rsidR="002D0DB4" w:rsidRDefault="002D0DB4">
      <w:pPr>
        <w:pStyle w:val="CommentText"/>
        <w:rPr>
          <w:rFonts w:ascii="Arial" w:hAnsi="Arial" w:cs="Arial"/>
          <w:color w:val="222222"/>
          <w:shd w:val="clear" w:color="auto" w:fill="FFFFFF"/>
        </w:rPr>
      </w:pPr>
    </w:p>
    <w:p w14:paraId="47325EE4" w14:textId="77777777" w:rsidR="002D0DB4" w:rsidRDefault="002D0DB4">
      <w:pPr>
        <w:pStyle w:val="CommentText"/>
      </w:pPr>
      <w:r>
        <w:rPr>
          <w:rFonts w:ascii="Arial" w:hAnsi="Arial" w:cs="Arial"/>
          <w:color w:val="222222"/>
          <w:shd w:val="clear" w:color="auto" w:fill="FFFFFF"/>
        </w:rPr>
        <w:t>R2: 214: Note that this is consistent only with the use of multinomial error and that it's an approximation.</w:t>
      </w:r>
    </w:p>
  </w:comment>
  <w:comment w:id="467" w:author="Ben.Williams" w:date="2023-07-21T10:49:00Z" w:initials="B">
    <w:p w14:paraId="726F195B" w14:textId="77777777" w:rsidR="002D0DB4" w:rsidRDefault="002D0DB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R2: 217: Effective sample size? 'Relative' sounds like relative to something and made me think it was a ratio at first, but it's a sample size count that comes out of this equation. Stewart and Hamel use 'realized sample size' and the referenced NOAA report does too.</w:t>
      </w:r>
    </w:p>
    <w:p w14:paraId="2B2CB1AB" w14:textId="77777777" w:rsidR="002D0DB4" w:rsidRDefault="002D0DB4">
      <w:pPr>
        <w:pStyle w:val="CommentText"/>
        <w:rPr>
          <w:rFonts w:ascii="Arial" w:hAnsi="Arial" w:cs="Arial"/>
          <w:color w:val="222222"/>
          <w:shd w:val="clear" w:color="auto" w:fill="FFFFFF"/>
        </w:rPr>
      </w:pPr>
    </w:p>
    <w:p w14:paraId="6CA8BF77" w14:textId="77777777" w:rsidR="002D0DB4" w:rsidRDefault="002D0DB4">
      <w:pPr>
        <w:pStyle w:val="CommentText"/>
      </w:pPr>
      <w:r>
        <w:rPr>
          <w:rFonts w:ascii="Arial" w:hAnsi="Arial" w:cs="Arial"/>
          <w:color w:val="222222"/>
          <w:shd w:val="clear" w:color="auto" w:fill="FFFFFF"/>
        </w:rPr>
        <w:t>B note: I thought we were switching over to ‘realized’ as well or was that the other paper?</w:t>
      </w:r>
    </w:p>
  </w:comment>
  <w:comment w:id="470" w:author="Ben.Williams" w:date="2023-07-21T10:50:00Z" w:initials="B">
    <w:p w14:paraId="20C629F9"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218: Why Oc,y,i vs. O,c,y; should all have 'i' I assume.</w:t>
      </w:r>
    </w:p>
  </w:comment>
  <w:comment w:id="479" w:author="Ben.Williams" w:date="2023-07-21T10:52:00Z" w:initials="B">
    <w:p w14:paraId="6D45051A"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227: "we computed a relative sample size that indicated the change in uncertainty caused by sub-sampling length frequency and age specimen data." This is worded in a way that reinforced to me at first that it's a ratio in Eq. 1. However, it's a sample size number. This doesn't indicate the change in uncertainty itself --- it is an effective number that when lower reflects greater uncertainty compared to when it's higher.</w:t>
      </w:r>
    </w:p>
  </w:comment>
  <w:comment w:id="488" w:author="Ben.Williams" w:date="2023-07-21T10:32:00Z" w:initials="B">
    <w:p w14:paraId="0BE1B9E0" w14:textId="77777777" w:rsidR="002D0DB4" w:rsidRDefault="002D0DB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234-237: It is worth noting here that the ISS is analogous to the term “effective sample size” as used in the introduction.</w:t>
      </w:r>
    </w:p>
    <w:p w14:paraId="6DA46A90" w14:textId="77777777" w:rsidR="002D0DB4" w:rsidRDefault="002D0DB4">
      <w:pPr>
        <w:pStyle w:val="CommentText"/>
        <w:rPr>
          <w:rFonts w:ascii="Arial" w:hAnsi="Arial" w:cs="Arial"/>
          <w:color w:val="222222"/>
          <w:shd w:val="clear" w:color="auto" w:fill="FFFFFF"/>
        </w:rPr>
      </w:pPr>
    </w:p>
    <w:p w14:paraId="57990C40" w14:textId="77777777" w:rsidR="002D0DB4" w:rsidRDefault="002D0DB4">
      <w:pPr>
        <w:pStyle w:val="CommentText"/>
      </w:pPr>
      <w:r>
        <w:rPr>
          <w:rFonts w:ascii="Arial" w:hAnsi="Arial" w:cs="Arial"/>
          <w:color w:val="222222"/>
          <w:shd w:val="clear" w:color="auto" w:fill="FFFFFF"/>
        </w:rPr>
        <w:t>B notes: this reviewer is incorrect – also, we are using effective sample size, iterated relative sample size, and iss…</w:t>
      </w:r>
    </w:p>
  </w:comment>
  <w:comment w:id="495" w:author="Ben.Williams" w:date="2023-07-21T10:53:00Z" w:initials="B">
    <w:p w14:paraId="2577C97F"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239: Here relative input sample size is actually 'relative' making this 'relative relative' sample size. I would keep this, and change the other.</w:t>
      </w:r>
    </w:p>
  </w:comment>
  <w:comment w:id="496" w:author="Pete.Hulson" w:date="2023-07-27T10:49:00Z" w:initials="P">
    <w:p w14:paraId="437AA2FE" w14:textId="05370BEA" w:rsidR="002D0DB4" w:rsidRDefault="002D0DB4">
      <w:pPr>
        <w:pStyle w:val="CommentText"/>
      </w:pPr>
      <w:r>
        <w:rPr>
          <w:rStyle w:val="CommentReference"/>
        </w:rPr>
        <w:annotationRef/>
      </w:r>
      <w:r>
        <w:t>Ad in something about binning structure, maybe make a new section ‘metrics’ and add something about mean length, etc</w:t>
      </w:r>
    </w:p>
  </w:comment>
  <w:comment w:id="497" w:author="Ben.Williams" w:date="2023-07-21T10:53:00Z" w:initials="B">
    <w:p w14:paraId="7F79C33B"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Do the authors have an idea what's causing these sex differences in ISS for flatfish? Is it because of sex-specific M's or clustering?</w:t>
      </w:r>
    </w:p>
  </w:comment>
  <w:comment w:id="536" w:author="Ben.Williams" w:date="2023-07-21T10:25:00Z" w:initials="B">
    <w:p w14:paraId="7D43B42D" w14:textId="77777777" w:rsidR="002D0DB4" w:rsidRDefault="002D0DB4">
      <w:pPr>
        <w:pStyle w:val="CommentText"/>
      </w:pPr>
      <w:r>
        <w:rPr>
          <w:rStyle w:val="CommentReference"/>
        </w:rPr>
        <w:annotationRef/>
      </w:r>
      <w:r>
        <w:rPr>
          <w:rFonts w:ascii="Arial" w:hAnsi="Arial" w:cs="Arial"/>
          <w:color w:val="222222"/>
          <w:shd w:val="clear" w:color="auto" w:fill="FFFFFF"/>
        </w:rPr>
        <w:t>R1: 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p>
  </w:comment>
  <w:comment w:id="538" w:author="Ben.Williams" w:date="2023-07-21T10:53:00Z" w:initials="B">
    <w:p w14:paraId="29642B65"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269: I was confused by this result for a while, and I didn't feel like the text did enough to explain this result. As I eventually understood it, the age-sampling protocols (e.g., 2-20 fish per trawl) is not affected by the length sampling because even the lowest level examined was 50 fish per trawl leaving more than 20 fish. But it isn't a given (quote from Siskey et al. 2023) "This creates mismatches between the length bins for expanded length compositions and those associated with aged fish, resulting in “lost” ages when the age–length key is applied to the expanded length compositions in design-based estimators." Can the authors expand on this within this manuscript and better explain the findings?</w:t>
      </w:r>
    </w:p>
  </w:comment>
  <w:comment w:id="567" w:author="Ben.Williams" w:date="2023-07-21T10:54:00Z" w:initials="B">
    <w:p w14:paraId="02E17DB7"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281: drop very</w:t>
      </w:r>
    </w:p>
  </w:comment>
  <w:comment w:id="585" w:author="Ben.Williams" w:date="2023-07-21T10:36:00Z" w:initials="B">
    <w:p w14:paraId="1FA0758D" w14:textId="77777777" w:rsidR="002D0DB4" w:rsidRDefault="002D0DB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294-296 and Table 2: I think the text and caption are backwards here and should be 150 to 100 rather than 100 to 150, since the reductions are smaller to larger.</w:t>
      </w:r>
    </w:p>
    <w:p w14:paraId="69CA722C" w14:textId="77777777" w:rsidR="002D0DB4" w:rsidRDefault="002D0DB4">
      <w:pPr>
        <w:pStyle w:val="CommentText"/>
        <w:rPr>
          <w:rFonts w:ascii="Arial" w:hAnsi="Arial" w:cs="Arial"/>
          <w:color w:val="222222"/>
          <w:shd w:val="clear" w:color="auto" w:fill="FFFFFF"/>
        </w:rPr>
      </w:pPr>
    </w:p>
    <w:p w14:paraId="168AEB90" w14:textId="77777777" w:rsidR="002D0DB4" w:rsidRDefault="002D0DB4">
      <w:pPr>
        <w:pStyle w:val="CommentText"/>
      </w:pPr>
      <w:r>
        <w:rPr>
          <w:rFonts w:ascii="Arial" w:hAnsi="Arial" w:cs="Arial"/>
          <w:color w:val="222222"/>
          <w:shd w:val="clear" w:color="auto" w:fill="FFFFFF"/>
        </w:rPr>
        <w:t>B note: reviewer seems correct, should be greater reduction for 100 sample size than 150 sample size</w:t>
      </w:r>
    </w:p>
  </w:comment>
  <w:comment w:id="626" w:author="Ben.Williams" w:date="2023-07-21T10:55:00Z" w:initials="B">
    <w:p w14:paraId="6A7BA42A"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297:</w:t>
      </w:r>
      <w:r>
        <w:rPr>
          <w:rFonts w:ascii="Arial" w:hAnsi="Arial" w:cs="Arial"/>
          <w:color w:val="222222"/>
        </w:rPr>
        <w:br/>
      </w:r>
      <w:r>
        <w:rPr>
          <w:rFonts w:ascii="Arial" w:hAnsi="Arial" w:cs="Arial"/>
          <w:color w:val="222222"/>
          <w:shd w:val="clear" w:color="auto" w:fill="FFFFFF"/>
        </w:rPr>
        <w:t>I eventually got it but "proportion of total specimen age data" seemed awkward.</w:t>
      </w:r>
    </w:p>
  </w:comment>
  <w:comment w:id="637" w:author="Pete.Hulson" w:date="2023-07-31T12:46:00Z" w:initials="P">
    <w:p w14:paraId="077711B7" w14:textId="77777777" w:rsidR="002D0DB4" w:rsidRDefault="002D0DB4" w:rsidP="004F711F">
      <w:pPr>
        <w:pStyle w:val="CommentText"/>
      </w:pPr>
      <w:r>
        <w:rPr>
          <w:rStyle w:val="CommentReference"/>
        </w:rPr>
        <w:annotationRef/>
      </w:r>
      <w:r>
        <w:rPr>
          <w:rStyle w:val="CommentReference"/>
        </w:rPr>
        <w:annotationRef/>
      </w:r>
      <w:r>
        <w:t xml:space="preserve">R2: </w:t>
      </w:r>
      <w:r w:rsidRPr="00176E7A">
        <w:rPr>
          <w:rFonts w:cs="Times New Roman"/>
          <w:i/>
          <w:color w:val="222222"/>
          <w:sz w:val="24"/>
          <w:szCs w:val="24"/>
          <w:shd w:val="clear" w:color="auto" w:fill="FFFFFF"/>
        </w:rPr>
        <w:t>Do the authors have an idea what's causing these sex differences in ISS for flatfish? Is it because of sex-specific M's or clustering?</w:t>
      </w:r>
    </w:p>
    <w:p w14:paraId="3F234C51" w14:textId="4833870F" w:rsidR="002D0DB4" w:rsidRDefault="002D0DB4">
      <w:pPr>
        <w:pStyle w:val="CommentText"/>
      </w:pPr>
    </w:p>
  </w:comment>
  <w:comment w:id="658" w:author="Ben.Williams" w:date="2023-07-21T10:37:00Z" w:initials="B">
    <w:p w14:paraId="2455C995" w14:textId="77777777" w:rsidR="002D0DB4" w:rsidRDefault="002D0DB4">
      <w:pPr>
        <w:pStyle w:val="CommentText"/>
      </w:pPr>
      <w:r>
        <w:rPr>
          <w:rStyle w:val="CommentReference"/>
        </w:rPr>
        <w:annotationRef/>
      </w:r>
      <w:r>
        <w:rPr>
          <w:rFonts w:ascii="Arial" w:hAnsi="Arial" w:cs="Arial"/>
          <w:color w:val="222222"/>
          <w:shd w:val="clear" w:color="auto" w:fill="FFFFFF"/>
        </w:rPr>
        <w:t>R1: Line 350: ‘greater’</w:t>
      </w:r>
    </w:p>
  </w:comment>
  <w:comment w:id="660" w:author="Ben.Williams" w:date="2023-07-21T10:55:00Z" w:initials="B">
    <w:p w14:paraId="0A23294E"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351: Stated as is, this is obvious and uninteresting. Needs to be more nuanced to the age-length key approach here.</w:t>
      </w:r>
    </w:p>
  </w:comment>
  <w:comment w:id="662" w:author="Ben.Williams" w:date="2023-07-21T10:37:00Z" w:initials="B">
    <w:p w14:paraId="01F45674" w14:textId="77777777" w:rsidR="002D0DB4" w:rsidRDefault="002D0DB4">
      <w:pPr>
        <w:pStyle w:val="CommentText"/>
      </w:pPr>
      <w:r>
        <w:rPr>
          <w:rStyle w:val="CommentReference"/>
        </w:rPr>
        <w:annotationRef/>
      </w:r>
      <w:r>
        <w:rPr>
          <w:rFonts w:ascii="Arial" w:hAnsi="Arial" w:cs="Arial"/>
          <w:color w:val="222222"/>
          <w:shd w:val="clear" w:color="auto" w:fill="FFFFFF"/>
        </w:rPr>
        <w:t>R1: Lines 367-381: I’ not convinced it is very complicated to have species specific sampling rates for a subset of species where it may be warranted by real differences in ISS for a given rate of sampling and where the value of that information may be much higher than other species (e.g., walleye pollock).</w:t>
      </w:r>
    </w:p>
  </w:comment>
  <w:comment w:id="664" w:author="Ben.Williams" w:date="2023-07-21T10:38:00Z" w:initials="B">
    <w:p w14:paraId="15A54DB3" w14:textId="77777777" w:rsidR="002D0DB4" w:rsidRDefault="002D0DB4">
      <w:pPr>
        <w:pStyle w:val="CommentText"/>
      </w:pPr>
      <w:r>
        <w:rPr>
          <w:rStyle w:val="CommentReference"/>
        </w:rPr>
        <w:annotationRef/>
      </w:r>
      <w:r>
        <w:rPr>
          <w:rFonts w:ascii="Arial" w:hAnsi="Arial" w:cs="Arial"/>
          <w:color w:val="222222"/>
          <w:shd w:val="clear" w:color="auto" w:fill="FFFFFF"/>
        </w:rPr>
        <w:t>R1: Lines 398-400: This seems speculative and was not tested by this study. I suggest omitting this statement.</w:t>
      </w:r>
    </w:p>
  </w:comment>
  <w:comment w:id="672" w:author="Ben.Williams" w:date="2023-07-21T10:56:00Z" w:initials="B">
    <w:p w14:paraId="01A2904B"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405: effectively</w:t>
      </w:r>
    </w:p>
  </w:comment>
  <w:comment w:id="666" w:author="Ben.Williams" w:date="2023-07-21T10:38:00Z" w:initials="B">
    <w:p w14:paraId="54864391" w14:textId="77777777" w:rsidR="002D0DB4" w:rsidRDefault="002D0DB4">
      <w:pPr>
        <w:pStyle w:val="CommentText"/>
      </w:pPr>
      <w:r>
        <w:rPr>
          <w:rStyle w:val="CommentReference"/>
        </w:rPr>
        <w:annotationRef/>
      </w:r>
      <w:r>
        <w:rPr>
          <w:rFonts w:ascii="Arial" w:hAnsi="Arial" w:cs="Arial"/>
          <w:color w:val="222222"/>
          <w:shd w:val="clear" w:color="auto" w:fill="FFFFFF"/>
        </w:rPr>
        <w:t>R1: Lines 401-407: With no evidence that the sampling asymptote is being approached, perhaps the recommendation should be to retain ‘at least’ historical levels of sampling and consider additional research (e.g., sampling one or more species’ ages at a higher rate for a short time) into whether collection of additional samples would improve information quality via ISS?</w:t>
      </w:r>
    </w:p>
  </w:comment>
  <w:comment w:id="674" w:author="Ben.Williams" w:date="2023-07-21T10:56:00Z" w:initials="B">
    <w:p w14:paraId="3DDB05F7"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409: drop extremely</w:t>
      </w:r>
    </w:p>
  </w:comment>
  <w:comment w:id="675" w:author="Ben.Williams" w:date="2023-07-21T10:57:00Z" w:initials="B">
    <w:p w14:paraId="1680B671"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418: Can the authors comment on why this might be?</w:t>
      </w:r>
    </w:p>
  </w:comment>
  <w:comment w:id="678" w:author="Ben.Williams" w:date="2023-07-21T10:57:00Z" w:initials="B">
    <w:p w14:paraId="62E3BB21"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457: "tens of thousands of dollars" per year, per survey?</w:t>
      </w:r>
    </w:p>
  </w:comment>
  <w:comment w:id="677" w:author="Ben.Williams" w:date="2023-07-21T10:39:00Z" w:initials="B">
    <w:p w14:paraId="558ED606" w14:textId="77777777" w:rsidR="002D0DB4" w:rsidRDefault="002D0DB4">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452-465: The discussion of age reading cost doesn’t seem necessary for this manuscript since it wasn’t investigated specifically.</w:t>
      </w:r>
    </w:p>
    <w:p w14:paraId="63B599BE" w14:textId="77777777" w:rsidR="002D0DB4" w:rsidRDefault="002D0DB4">
      <w:pPr>
        <w:pStyle w:val="CommentText"/>
        <w:rPr>
          <w:rFonts w:ascii="Arial" w:hAnsi="Arial" w:cs="Arial"/>
          <w:color w:val="222222"/>
          <w:shd w:val="clear" w:color="auto" w:fill="FFFFFF"/>
        </w:rPr>
      </w:pPr>
    </w:p>
    <w:p w14:paraId="48D7E7A3" w14:textId="77777777" w:rsidR="002D0DB4" w:rsidRDefault="002D0DB4">
      <w:pPr>
        <w:pStyle w:val="CommentText"/>
      </w:pPr>
      <w:r>
        <w:rPr>
          <w:rFonts w:ascii="Arial" w:hAnsi="Arial" w:cs="Arial"/>
          <w:color w:val="222222"/>
          <w:shd w:val="clear" w:color="auto" w:fill="FFFFFF"/>
        </w:rPr>
        <w:t>B notes: could reframe more toward workforce health?</w:t>
      </w:r>
    </w:p>
  </w:comment>
  <w:comment w:id="679" w:author="Ben.Williams" w:date="2023-07-21T10:40:00Z" w:initials="B">
    <w:p w14:paraId="1DDE3B59" w14:textId="77777777" w:rsidR="002D0DB4" w:rsidRDefault="002D0DB4">
      <w:pPr>
        <w:pStyle w:val="CommentText"/>
      </w:pPr>
      <w:r>
        <w:rPr>
          <w:rStyle w:val="CommentReference"/>
        </w:rPr>
        <w:annotationRef/>
      </w:r>
      <w:r>
        <w:rPr>
          <w:rFonts w:ascii="Arial" w:hAnsi="Arial" w:cs="Arial"/>
          <w:color w:val="222222"/>
          <w:shd w:val="clear" w:color="auto" w:fill="FFFFFF"/>
        </w:rPr>
        <w:t>R1: Lines 463-465: See general comment above on reporting the number of hauls sampled and made; without this information it is impossible to know how much change could be made by adjusting the number of fish per haul and number of hauls.</w:t>
      </w:r>
    </w:p>
  </w:comment>
  <w:comment w:id="715" w:author="Ben.Williams" w:date="2023-07-21T10:46:00Z" w:initials="B">
    <w:p w14:paraId="719784B8"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Table 2: What is "total number of reductions"? I eventually got it but it seems like an awkward way to put it.</w:t>
      </w:r>
    </w:p>
  </w:comment>
  <w:comment w:id="729" w:author="Ben.Williams" w:date="2023-07-21T10:58:00Z" w:initials="B">
    <w:p w14:paraId="5CCB7A4F"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Can the flow chart include the first- and second-stage expansion terms to match the text?</w:t>
      </w:r>
    </w:p>
  </w:comment>
  <w:comment w:id="731" w:author="Ben.Williams" w:date="2023-07-21T10:59:00Z" w:initials="B">
    <w:p w14:paraId="051FFF18"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Fig. 2. I believe this aggregated across species and regions but are shown within species type.</w:t>
      </w:r>
    </w:p>
  </w:comment>
  <w:comment w:id="734" w:author="Ben.Williams" w:date="2023-07-21T11:01:00Z" w:initials="B">
    <w:p w14:paraId="3789FFC1"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One of the more important results is likely the lower half of Fig. 2 not showing an impact. To highlight that there is 'no' (or very little?) impact here, could it be shown as a proportion where it's easier to see differences?</w:t>
      </w:r>
    </w:p>
  </w:comment>
  <w:comment w:id="749" w:author="Ben.Williams" w:date="2023-07-21T11:00:00Z" w:initials="B">
    <w:p w14:paraId="44256641" w14:textId="77777777" w:rsidR="002D0DB4" w:rsidRDefault="002D0DB4">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Fig. 3 and elsewhere: combine regions where possible? In other cases (e.g., Fig. 6), could pick one?</w:t>
      </w:r>
    </w:p>
    <w:p w14:paraId="69D0AEF7" w14:textId="77777777" w:rsidR="002D0DB4" w:rsidRDefault="002D0DB4">
      <w:pPr>
        <w:pStyle w:val="CommentText"/>
        <w:rPr>
          <w:rFonts w:ascii="Arial" w:hAnsi="Arial" w:cs="Arial"/>
          <w:color w:val="222222"/>
          <w:shd w:val="clear" w:color="auto" w:fill="FFFFFF"/>
        </w:rPr>
      </w:pPr>
    </w:p>
    <w:p w14:paraId="05D53464" w14:textId="77777777" w:rsidR="002D0DB4" w:rsidRDefault="002D0DB4">
      <w:pPr>
        <w:pStyle w:val="CommentText"/>
      </w:pPr>
      <w:r>
        <w:rPr>
          <w:rFonts w:ascii="Arial" w:hAnsi="Arial" w:cs="Arial"/>
          <w:color w:val="222222"/>
          <w:shd w:val="clear" w:color="auto" w:fill="FFFFFF"/>
        </w:rPr>
        <w:t>The proportional representation of reduced input sample size (e.g., Fig. 3) seems like a more powerful way to illustrate potential impacts and yet I can see the value in showing the actual effect of sample sizes themselves as well. In some cases, could the two be combined particularly if the regions are combined or an illustrative one is included? E.g., one row of Fig. 4 and one row of Fig. 5.</w:t>
      </w:r>
    </w:p>
  </w:comment>
  <w:comment w:id="785" w:author="Ben.Williams" w:date="2023-07-21T11:02:00Z" w:initials="B">
    <w:p w14:paraId="5F47A111" w14:textId="77777777" w:rsidR="002D0DB4" w:rsidRDefault="002D0DB4">
      <w:pPr>
        <w:pStyle w:val="CommentText"/>
      </w:pPr>
      <w:r>
        <w:rPr>
          <w:rStyle w:val="CommentReference"/>
        </w:rPr>
        <w:annotationRef/>
      </w:r>
      <w:r>
        <w:t xml:space="preserve">R2: </w:t>
      </w:r>
      <w:r>
        <w:rPr>
          <w:rFonts w:ascii="Arial" w:hAnsi="Arial" w:cs="Arial"/>
          <w:color w:val="222222"/>
          <w:shd w:val="clear" w:color="auto" w:fill="FFFFFF"/>
        </w:rPr>
        <w:t>Fig. 6: If the regions are combined or an example region is chosen, this would give more space to make the aspect ratio 1 to 1, making it easier to interpret given the important finding is that the relationship is not 1 to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2512C" w15:done="0"/>
  <w15:commentEx w15:paraId="4690DDC6" w15:done="0"/>
  <w15:commentEx w15:paraId="3E98D823" w15:done="0"/>
  <w15:commentEx w15:paraId="08A87D14" w15:done="0"/>
  <w15:commentEx w15:paraId="42D30AE2" w15:done="0"/>
  <w15:commentEx w15:paraId="65EA2E33" w15:done="0"/>
  <w15:commentEx w15:paraId="355556CB" w15:done="0"/>
  <w15:commentEx w15:paraId="25EF89A8" w15:done="0"/>
  <w15:commentEx w15:paraId="58D40605" w15:done="0"/>
  <w15:commentEx w15:paraId="7180B8B0" w15:done="0"/>
  <w15:commentEx w15:paraId="723A1CCA" w15:done="0"/>
  <w15:commentEx w15:paraId="3A6F5E1B" w15:done="0"/>
  <w15:commentEx w15:paraId="5D79FADD" w15:done="0"/>
  <w15:commentEx w15:paraId="2B99CDF2" w15:done="0"/>
  <w15:commentEx w15:paraId="467E98B3" w15:done="0"/>
  <w15:commentEx w15:paraId="01B4F86D" w15:done="0"/>
  <w15:commentEx w15:paraId="565BFEC9" w15:done="0"/>
  <w15:commentEx w15:paraId="16AB2892" w15:done="0"/>
  <w15:commentEx w15:paraId="3F401AA5" w15:done="0"/>
  <w15:commentEx w15:paraId="343E5A5C" w15:done="0"/>
  <w15:commentEx w15:paraId="64548500" w15:done="0"/>
  <w15:commentEx w15:paraId="194AFFDD" w15:done="0"/>
  <w15:commentEx w15:paraId="6D46858B" w15:done="0"/>
  <w15:commentEx w15:paraId="457E118B" w15:done="0"/>
  <w15:commentEx w15:paraId="1AFD5D56" w15:done="0"/>
  <w15:commentEx w15:paraId="04F26CFC" w15:done="0"/>
  <w15:commentEx w15:paraId="634BB0A0" w15:done="0"/>
  <w15:commentEx w15:paraId="56EC643A" w15:done="0"/>
  <w15:commentEx w15:paraId="47325EE4" w15:done="0"/>
  <w15:commentEx w15:paraId="6CA8BF77" w15:done="0"/>
  <w15:commentEx w15:paraId="20C629F9" w15:done="0"/>
  <w15:commentEx w15:paraId="6D45051A" w15:done="0"/>
  <w15:commentEx w15:paraId="57990C40" w15:done="0"/>
  <w15:commentEx w15:paraId="2577C97F" w15:done="0"/>
  <w15:commentEx w15:paraId="437AA2FE" w15:done="0"/>
  <w15:commentEx w15:paraId="7F79C33B" w15:done="0"/>
  <w15:commentEx w15:paraId="7D43B42D" w15:done="0"/>
  <w15:commentEx w15:paraId="29642B65" w15:done="0"/>
  <w15:commentEx w15:paraId="02E17DB7" w15:done="0"/>
  <w15:commentEx w15:paraId="168AEB90" w15:done="0"/>
  <w15:commentEx w15:paraId="6A7BA42A" w15:done="0"/>
  <w15:commentEx w15:paraId="3F234C51" w15:done="0"/>
  <w15:commentEx w15:paraId="2455C995" w15:done="0"/>
  <w15:commentEx w15:paraId="0A23294E" w15:done="0"/>
  <w15:commentEx w15:paraId="01F45674" w15:done="0"/>
  <w15:commentEx w15:paraId="15A54DB3" w15:done="0"/>
  <w15:commentEx w15:paraId="01A2904B" w15:done="0"/>
  <w15:commentEx w15:paraId="54864391" w15:done="0"/>
  <w15:commentEx w15:paraId="3DDB05F7" w15:done="0"/>
  <w15:commentEx w15:paraId="1680B671" w15:done="0"/>
  <w15:commentEx w15:paraId="62E3BB21" w15:done="0"/>
  <w15:commentEx w15:paraId="48D7E7A3" w15:done="0"/>
  <w15:commentEx w15:paraId="1DDE3B59" w15:done="0"/>
  <w15:commentEx w15:paraId="719784B8" w15:done="0"/>
  <w15:commentEx w15:paraId="5CCB7A4F" w15:done="0"/>
  <w15:commentEx w15:paraId="051FFF18" w15:done="0"/>
  <w15:commentEx w15:paraId="3789FFC1" w15:done="0"/>
  <w15:commentEx w15:paraId="05D53464" w15:done="0"/>
  <w15:commentEx w15:paraId="5F47A1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74C62" w14:textId="77777777" w:rsidR="00D16A56" w:rsidRDefault="00D16A56">
      <w:pPr>
        <w:spacing w:before="0" w:line="240" w:lineRule="auto"/>
      </w:pPr>
      <w:r>
        <w:separator/>
      </w:r>
    </w:p>
  </w:endnote>
  <w:endnote w:type="continuationSeparator" w:id="0">
    <w:p w14:paraId="74526AED" w14:textId="77777777" w:rsidR="00D16A56" w:rsidRDefault="00D16A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40682898" w:rsidR="002D0DB4" w:rsidRDefault="002D0DB4">
        <w:pPr>
          <w:pStyle w:val="Footer"/>
          <w:jc w:val="center"/>
        </w:pPr>
        <w:r>
          <w:fldChar w:fldCharType="begin"/>
        </w:r>
        <w:r>
          <w:instrText xml:space="preserve"> PAGE   \* MERGEFORMAT </w:instrText>
        </w:r>
        <w:r>
          <w:fldChar w:fldCharType="separate"/>
        </w:r>
        <w:r w:rsidR="00103D27">
          <w:rPr>
            <w:noProof/>
          </w:rPr>
          <w:t>42</w:t>
        </w:r>
        <w:r>
          <w:rPr>
            <w:noProof/>
          </w:rPr>
          <w:fldChar w:fldCharType="end"/>
        </w:r>
      </w:p>
    </w:sdtContent>
  </w:sdt>
  <w:p w14:paraId="79032D8E" w14:textId="77777777" w:rsidR="002D0DB4" w:rsidRDefault="002D0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6AB93" w14:textId="77777777" w:rsidR="00D16A56" w:rsidRDefault="00D16A56">
      <w:r>
        <w:separator/>
      </w:r>
    </w:p>
  </w:footnote>
  <w:footnote w:type="continuationSeparator" w:id="0">
    <w:p w14:paraId="0D9A46AD" w14:textId="77777777" w:rsidR="00D16A56" w:rsidRDefault="00D16A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21574"/>
    <w:rsid w:val="00022F34"/>
    <w:rsid w:val="000524D3"/>
    <w:rsid w:val="00060625"/>
    <w:rsid w:val="000E3E29"/>
    <w:rsid w:val="00103D27"/>
    <w:rsid w:val="00135A38"/>
    <w:rsid w:val="00170C43"/>
    <w:rsid w:val="00184810"/>
    <w:rsid w:val="00193A23"/>
    <w:rsid w:val="00194CCC"/>
    <w:rsid w:val="001F5A73"/>
    <w:rsid w:val="002524C2"/>
    <w:rsid w:val="00261650"/>
    <w:rsid w:val="00287BF2"/>
    <w:rsid w:val="002B2FB4"/>
    <w:rsid w:val="002B5BE5"/>
    <w:rsid w:val="002D0DB4"/>
    <w:rsid w:val="00302D97"/>
    <w:rsid w:val="004733BF"/>
    <w:rsid w:val="004A3980"/>
    <w:rsid w:val="004B6FEB"/>
    <w:rsid w:val="004E6FE8"/>
    <w:rsid w:val="004F711F"/>
    <w:rsid w:val="0051081A"/>
    <w:rsid w:val="0053139E"/>
    <w:rsid w:val="00585513"/>
    <w:rsid w:val="00596188"/>
    <w:rsid w:val="00636126"/>
    <w:rsid w:val="00676F98"/>
    <w:rsid w:val="006C16B7"/>
    <w:rsid w:val="006F3C78"/>
    <w:rsid w:val="0072571F"/>
    <w:rsid w:val="00774E74"/>
    <w:rsid w:val="00820DEE"/>
    <w:rsid w:val="008563A2"/>
    <w:rsid w:val="009520E7"/>
    <w:rsid w:val="009B21AE"/>
    <w:rsid w:val="00A00D11"/>
    <w:rsid w:val="00A33335"/>
    <w:rsid w:val="00A527BF"/>
    <w:rsid w:val="00A942C9"/>
    <w:rsid w:val="00AC69EC"/>
    <w:rsid w:val="00AE1599"/>
    <w:rsid w:val="00B00AD3"/>
    <w:rsid w:val="00BC1CB0"/>
    <w:rsid w:val="00BE7F65"/>
    <w:rsid w:val="00C136D7"/>
    <w:rsid w:val="00C95F8B"/>
    <w:rsid w:val="00CA1586"/>
    <w:rsid w:val="00CD027C"/>
    <w:rsid w:val="00D16A56"/>
    <w:rsid w:val="00D84B4E"/>
    <w:rsid w:val="00DB0AF9"/>
    <w:rsid w:val="00DC157A"/>
    <w:rsid w:val="00E36C28"/>
    <w:rsid w:val="00F11F51"/>
    <w:rsid w:val="00F1779B"/>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6/5951" TargetMode="External"/><Relationship Id="rId18" Type="http://schemas.openxmlformats.org/officeDocument/2006/relationships/hyperlink" Target="https://doi.org/10.17895/ices.pub.7453" TargetMode="External"/><Relationship Id="rId26" Type="http://schemas.openxmlformats.org/officeDocument/2006/relationships/hyperlink" Target="https://doi.org/10.1139/cjfas-2013-0289" TargetMode="External"/><Relationship Id="rId39" Type="http://schemas.openxmlformats.org/officeDocument/2006/relationships/footer" Target="footer1.xml"/><Relationship Id="rId21" Type="http://schemas.openxmlformats.org/officeDocument/2006/relationships/hyperlink" Target="https://doi.org/10.1139/f96-285"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93/icesjms/fsr189" TargetMode="External"/><Relationship Id="rId20" Type="http://schemas.openxmlformats.org/officeDocument/2006/relationships/hyperlink" Target="https://doi.org/10.1093/icesjms/fsu015" TargetMode="External"/><Relationship Id="rId29" Type="http://schemas.openxmlformats.org/officeDocument/2006/relationships/hyperlink" Target="https://doi.org/10.1139/cjfas-2019-0107"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hyperlink" Target="https://www.R-project.org/"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93/icesjms/fsr102" TargetMode="External"/><Relationship Id="rId23" Type="http://schemas.openxmlformats.org/officeDocument/2006/relationships/hyperlink" Target="https://doi.org/10.1093/icesjms/fss185" TargetMode="External"/><Relationship Id="rId28" Type="http://schemas.openxmlformats.org/officeDocument/2006/relationships/hyperlink" Target="https://doi.org/10.1016/j.fishres.2016.06.005" TargetMode="External"/><Relationship Id="rId36" Type="http://schemas.openxmlformats.org/officeDocument/2006/relationships/image" Target="media/image7.png"/><Relationship Id="rId10" Type="http://schemas.openxmlformats.org/officeDocument/2006/relationships/hyperlink" Target="mailto:pete.hulson@noaa.gov" TargetMode="External"/><Relationship Id="rId19" Type="http://schemas.openxmlformats.org/officeDocument/2006/relationships/hyperlink" Target="https://doi.org/10.17895/ices.pub.22086845.v1"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hyperlink" Target="https://doi.org/10.1016/j.fishres.2016.06.006" TargetMode="External"/><Relationship Id="rId22" Type="http://schemas.openxmlformats.org/officeDocument/2006/relationships/hyperlink" Target="https://doi.org/10.1139/f06-022" TargetMode="External"/><Relationship Id="rId27" Type="http://schemas.openxmlformats.org/officeDocument/2006/relationships/hyperlink" Target="https://doi.org/10.1093/icesjms/fst224" TargetMode="External"/><Relationship Id="rId30" Type="http://schemas.openxmlformats.org/officeDocument/2006/relationships/image" Target="media/image1.png"/><Relationship Id="rId35" Type="http://schemas.openxmlformats.org/officeDocument/2006/relationships/image" Target="media/image6.pn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doi.org/10.1093/icesjms/fsz072" TargetMode="External"/><Relationship Id="rId17" Type="http://schemas.openxmlformats.org/officeDocument/2006/relationships/hyperlink" Target="https://doi.org/10.7755/FB.115.3.4" TargetMode="External"/><Relationship Id="rId25" Type="http://schemas.openxmlformats.org/officeDocument/2006/relationships/hyperlink" Target="https://doi.org/10.1139/cjfas-2022-0050" TargetMode="External"/><Relationship Id="rId33" Type="http://schemas.openxmlformats.org/officeDocument/2006/relationships/image" Target="media/image4.png"/><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2909</TotalTime>
  <Pages>43</Pages>
  <Words>9783</Words>
  <Characters>55764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10</cp:revision>
  <dcterms:created xsi:type="dcterms:W3CDTF">2023-07-21T19:02:00Z</dcterms:created>
  <dcterms:modified xsi:type="dcterms:W3CDTF">2023-08-16T19:38:00Z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