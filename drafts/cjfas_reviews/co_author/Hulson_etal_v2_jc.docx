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AD9CC6" w14:textId="6BD7F3A7" w:rsidR="00CD027C" w:rsidRDefault="00CA1586">
      <w:pPr>
        <w:pStyle w:val="Title"/>
      </w:pPr>
      <w:r>
        <w:t>Reductions in sampling effort for fishery-independent age and length composition: balancing stock assessment input data uncertainty and workforce health and efficiency</w:t>
      </w:r>
    </w:p>
    <w:p w14:paraId="6B642ED8" w14:textId="77777777" w:rsidR="00CD027C" w:rsidRDefault="00CA1586">
      <w:pPr>
        <w:pStyle w:val="Author"/>
      </w:pPr>
      <w:r>
        <w:t>Peter-John F. Hulson</w:t>
      </w:r>
      <w:proofErr w:type="gramStart"/>
      <w:r>
        <w:rPr>
          <w:vertAlign w:val="superscript"/>
        </w:rPr>
        <w:t>1,*</w:t>
      </w:r>
      <w:proofErr w:type="gramEnd"/>
      <w:r>
        <w:t>, Benjamin C. Williams</w:t>
      </w:r>
      <w:r>
        <w:rPr>
          <w:vertAlign w:val="superscript"/>
        </w:rPr>
        <w:t>1</w:t>
      </w:r>
      <w:r>
        <w:t>, Meaghan D. Bryan</w:t>
      </w:r>
      <w:r>
        <w:rPr>
          <w:vertAlign w:val="superscript"/>
        </w:rPr>
        <w:t>2</w:t>
      </w:r>
      <w:r>
        <w:t>, Jason Conner</w:t>
      </w:r>
      <w:r>
        <w:rPr>
          <w:vertAlign w:val="superscript"/>
        </w:rPr>
        <w:t>3</w:t>
      </w:r>
      <w:r>
        <w:t>, and Matthew R. Siskey</w:t>
      </w:r>
      <w:r>
        <w:rPr>
          <w:vertAlign w:val="superscript"/>
        </w:rPr>
        <w:t>4</w:t>
      </w:r>
    </w:p>
    <w:p w14:paraId="7D660947" w14:textId="77777777" w:rsidR="00CD027C" w:rsidRDefault="00CA1586">
      <w:pPr>
        <w:pStyle w:val="FirstParagraph"/>
      </w:pPr>
      <w:r>
        <w:rPr>
          <w:vertAlign w:val="superscript"/>
        </w:rPr>
        <w:t>1</w:t>
      </w:r>
      <w:r>
        <w:t xml:space="preserve"> Auke Bay Laboratories, Alaska Fisheries Science Center, National Marine Fisheries Service, National Oceanic and Atmospheric Administration, 17109 Point Lena Loop Rd., Juneau, AK 99801</w:t>
      </w:r>
      <w:r>
        <w:br/>
      </w:r>
      <w:r>
        <w:rPr>
          <w:vertAlign w:val="superscript"/>
        </w:rPr>
        <w:t>2</w:t>
      </w:r>
      <w:r>
        <w:t xml:space="preserve"> Resource Ecology and Fisheries Management Division, Alaska Fisheries Science Center, National Marine Fisheries Service, National Oceanic and Atmospheric Administration, 7600 Sand Point Way NE, Seattle, WA 98115</w:t>
      </w:r>
      <w:r>
        <w:br/>
      </w:r>
      <w:r>
        <w:rPr>
          <w:vertAlign w:val="superscript"/>
        </w:rPr>
        <w:t>3</w:t>
      </w:r>
      <w:r>
        <w:t xml:space="preserve"> Resource Assessment and Conservation Engineering Division, Alaska Fisheries Science Center, National Marine Fisheries Service, National Oceanic and Atmospheric Administration, 7600 Sand Point Way NE, Seattle, WA 98115</w:t>
      </w:r>
      <w:r>
        <w:br/>
      </w:r>
      <w:r>
        <w:rPr>
          <w:vertAlign w:val="superscript"/>
        </w:rPr>
        <w:t>4</w:t>
      </w:r>
      <w:r>
        <w:t xml:space="preserve"> Washington Department of Fish and Wildlife, 111 Washington St. SE, Olympia, WA, 98501</w:t>
      </w:r>
    </w:p>
    <w:p w14:paraId="4E7EEFE3" w14:textId="77777777" w:rsidR="00CD027C" w:rsidRPr="0072571F" w:rsidRDefault="00CA1586">
      <w:pPr>
        <w:pStyle w:val="BodyText"/>
      </w:pPr>
      <w:r>
        <w:rPr>
          <w:vertAlign w:val="superscript"/>
        </w:rPr>
        <w:t>*</w:t>
      </w:r>
      <w:r>
        <w:t xml:space="preserve"> Correspondenc</w:t>
      </w:r>
      <w:r w:rsidRPr="0072571F">
        <w:t xml:space="preserve">e: </w:t>
      </w:r>
      <w:hyperlink r:id="rId7">
        <w:r w:rsidRPr="0072571F">
          <w:rPr>
            <w:rStyle w:val="Hyperlink"/>
            <w:color w:val="auto"/>
          </w:rPr>
          <w:t>Peter-John F. Hulson &lt;</w:t>
        </w:r>
        <w:hyperlink r:id="rId8">
          <w:r w:rsidRPr="0072571F">
            <w:rPr>
              <w:rStyle w:val="Hyperlink"/>
              <w:color w:val="auto"/>
            </w:rPr>
            <w:t>pete.hulson@noaa.gov</w:t>
          </w:r>
        </w:hyperlink>
        <w:r w:rsidRPr="0072571F">
          <w:rPr>
            <w:rStyle w:val="Hyperlink"/>
            <w:color w:val="auto"/>
          </w:rPr>
          <w:t>&gt;</w:t>
        </w:r>
      </w:hyperlink>
    </w:p>
    <w:p w14:paraId="76C5C47C" w14:textId="77777777" w:rsidR="00CD027C" w:rsidRDefault="00CA1586">
      <w:r>
        <w:br w:type="page"/>
      </w:r>
    </w:p>
    <w:p w14:paraId="1C0FADE7" w14:textId="77777777" w:rsidR="00CD027C" w:rsidRDefault="00CA1586">
      <w:pPr>
        <w:pStyle w:val="Heading1"/>
      </w:pPr>
      <w:bookmarkStart w:id="0" w:name="abstract"/>
      <w:r>
        <w:lastRenderedPageBreak/>
        <w:t>Abstract</w:t>
      </w:r>
    </w:p>
    <w:p w14:paraId="208F3D47" w14:textId="3B862D49" w:rsidR="00CD027C" w:rsidRDefault="00CA1586" w:rsidP="000E3E29">
      <w:pPr>
        <w:pStyle w:val="FirstParagraph"/>
        <w:ind w:firstLine="720"/>
      </w:pPr>
      <w:r>
        <w:t xml:space="preserve">Unavoidable survey effort reduction has become a reality that must be accounted for in </w:t>
      </w:r>
      <w:r w:rsidR="0072571F">
        <w:t xml:space="preserve">fisheries </w:t>
      </w:r>
      <w:r>
        <w:t xml:space="preserve">stock assessment. In addition, negative consequences to survey staff health due to repetitive motion injuries are becoming increasingly costly for managing agencies. In this study, we evaluated the outcomes of reductions in age and length data used in </w:t>
      </w:r>
      <w:r w:rsidR="0072571F">
        <w:t xml:space="preserve">fisheries </w:t>
      </w:r>
      <w:r>
        <w:t xml:space="preserve">stock assessment models. The main goal was to determine if sampling can be reduced to a level that does not excessively increase data uncertainty, yet provides a reduction in repetitive motions that can cause injury to survey staff. We found that reducing length sampling to a maximum of 100 to 150 fish sampled per haul (either sex-specific or combined sex) provides length composition data for which the uncertainty is not appreciably increased, and it has </w:t>
      </w:r>
      <w:r w:rsidR="005E5E6D">
        <w:t>minimal</w:t>
      </w:r>
      <w:r>
        <w:t xml:space="preserve"> effect on the uncertainty in age composition data that is subsequently expanded from this sub-sampled length frequency data. The method employed here, and the results presented, can aid management agencies to balance the magnitude of data collection and subsequent consequences to </w:t>
      </w:r>
      <w:r w:rsidR="0072571F">
        <w:t xml:space="preserve">fisheries stock </w:t>
      </w:r>
      <w:r>
        <w:t>assessment models.</w:t>
      </w:r>
    </w:p>
    <w:p w14:paraId="322E95C6" w14:textId="77777777" w:rsidR="0072571F" w:rsidRDefault="0072571F" w:rsidP="0072571F">
      <w:pPr>
        <w:pStyle w:val="BodyText"/>
      </w:pPr>
    </w:p>
    <w:p w14:paraId="4034A39F" w14:textId="77777777" w:rsidR="0072571F" w:rsidRPr="0072571F" w:rsidRDefault="0072571F" w:rsidP="0072571F">
      <w:pPr>
        <w:pStyle w:val="BodyText"/>
      </w:pPr>
      <w:r>
        <w:t>Keywords: age and length sampling, fisheries stock assessment models, uncertainty</w:t>
      </w:r>
    </w:p>
    <w:p w14:paraId="3E75EAAC" w14:textId="77777777" w:rsidR="00CD027C" w:rsidRDefault="00CA1586">
      <w:r>
        <w:br w:type="page"/>
      </w:r>
    </w:p>
    <w:p w14:paraId="4CB88F24" w14:textId="77777777" w:rsidR="00CD027C" w:rsidRDefault="00CA1586">
      <w:pPr>
        <w:pStyle w:val="Heading1"/>
      </w:pPr>
      <w:bookmarkStart w:id="1" w:name="introduction"/>
      <w:bookmarkEnd w:id="0"/>
      <w:r>
        <w:lastRenderedPageBreak/>
        <w:t>Introduction</w:t>
      </w:r>
    </w:p>
    <w:p w14:paraId="5F583CEE" w14:textId="0E66BC1F" w:rsidR="00CD027C" w:rsidRDefault="00CA1586" w:rsidP="000E3E29">
      <w:pPr>
        <w:pStyle w:val="FirstParagraph"/>
        <w:ind w:firstLine="720"/>
      </w:pPr>
      <w:r>
        <w:t xml:space="preserve">Many integrated fishery stock assessments rely on information on fish population demographic composition in the form of length composition (Punt et al. 2013) or as a derived quantity from length composition expanded to age composition (Maunder and </w:t>
      </w:r>
      <w:proofErr w:type="spellStart"/>
      <w:r>
        <w:t>Piner</w:t>
      </w:r>
      <w:proofErr w:type="spellEnd"/>
      <w:r>
        <w:t xml:space="preserve"> 2015). The most reliable age and length composition estimates are based on observations from fishery-independent surveys because these platforms generally avoid the sample selection bias inherent in directed commercial fisheries (</w:t>
      </w:r>
      <w:r w:rsidR="000E3E29">
        <w:t>NRC</w:t>
      </w:r>
      <w:r>
        <w:t xml:space="preserve"> 1998). Past analyses have focused on the statistical efficiency of composition estimates for data weighting and applications to likelihood functions (e.g., Thorson 2014, Francis 2017, Thorson et al. 2017). It is recognized in sampling theory that increasing the number of samples increases the precision of the estimate, and from this perspective, one </w:t>
      </w:r>
      <w:r w:rsidR="00820DEE">
        <w:t xml:space="preserve">would expect that </w:t>
      </w:r>
      <w:r>
        <w:t>the maximum number of samples per each survey observation</w:t>
      </w:r>
      <w:r w:rsidR="00022F34">
        <w:t xml:space="preserve"> would increase precision</w:t>
      </w:r>
      <w:r>
        <w:t>. Improvements in precision of age or length composition estimates are not only influenced by the magnitude of sampling, but also the way samples are collected, for example, changing the number of samples collected within a haul versus changing the number of hauls from which samples were obtained (</w:t>
      </w:r>
      <w:proofErr w:type="spellStart"/>
      <w:r>
        <w:t>Siskey</w:t>
      </w:r>
      <w:proofErr w:type="spellEnd"/>
      <w:r>
        <w:t xml:space="preserve"> et al. 2023). Further</w:t>
      </w:r>
      <w:r w:rsidR="004F711F">
        <w:t>more</w:t>
      </w:r>
      <w:r>
        <w:t>, each fish sampled on a survey has an immediate physical labor cost (e.g., at-sea time management issues), a cumulative health cost (e.g., repetitive stress injuries), downstream labor costs (e.g., staff effort reading otoliths to determine age), and budget costs (e.g., the monetary cost to perform a fisheries-independent survey).</w:t>
      </w:r>
    </w:p>
    <w:p w14:paraId="57266308" w14:textId="3CBE775E" w:rsidR="00CD027C" w:rsidRDefault="00CA1586" w:rsidP="000E3E29">
      <w:pPr>
        <w:pStyle w:val="BodyText"/>
        <w:ind w:firstLine="720"/>
      </w:pPr>
      <w:r>
        <w:t xml:space="preserve">It is commonly understood that sampling to determine age and length composition of fishery-independent or fishery-dependent sources can be influenced by intra-haul correlation. For example, Pennington et al. (2000) demonstrated that fish sampled from hauls that are similar in size and/or age may not be representative of the overall population’s size and/or age distribution </w:t>
      </w:r>
      <w:r>
        <w:lastRenderedPageBreak/>
        <w:t xml:space="preserve">owing to </w:t>
      </w:r>
      <w:proofErr w:type="spellStart"/>
      <w:r>
        <w:t>pseudoreplication</w:t>
      </w:r>
      <w:proofErr w:type="spellEnd"/>
      <w:r>
        <w:t>. To evaluate the level of intra-haul correlation, and to account for it in fishery stock assessment, the concept of ‘</w:t>
      </w:r>
      <w:r w:rsidR="00636126">
        <w:t>realized</w:t>
      </w:r>
      <w:r>
        <w:t xml:space="preserve"> sample size’ has been developed</w:t>
      </w:r>
      <w:r w:rsidR="00636126">
        <w:t xml:space="preserve"> (using the terminology of Stewart and Hamel 2014)</w:t>
      </w:r>
      <w:r>
        <w:t xml:space="preserve">. </w:t>
      </w:r>
      <w:r w:rsidR="00636126">
        <w:t xml:space="preserve">Realized </w:t>
      </w:r>
      <w:r>
        <w:t xml:space="preserve">sample size is smaller than the actual sample size reflecting the increase in uncertainty due to the intra-haul correlation displayed by the sampled species (e.g., </w:t>
      </w:r>
      <w:r w:rsidR="00636126">
        <w:t xml:space="preserve">first derived in Appendix A of </w:t>
      </w:r>
      <w:r>
        <w:t xml:space="preserve">McAllister and </w:t>
      </w:r>
      <w:proofErr w:type="spellStart"/>
      <w:r>
        <w:t>Ianelli</w:t>
      </w:r>
      <w:proofErr w:type="spellEnd"/>
      <w:r>
        <w:t xml:space="preserve"> 1997</w:t>
      </w:r>
      <w:r w:rsidR="00636126">
        <w:t xml:space="preserve"> and also included in Stewart and Hamel 2014</w:t>
      </w:r>
      <w:r>
        <w:t xml:space="preserve">). </w:t>
      </w:r>
      <w:r w:rsidR="00636126">
        <w:t xml:space="preserve">In fishery stock assessment, this realized sample size is used within the multinomial likelihood to fit age and/or length composition data, and is then called ‘input sample size’ to distinguish that is being used as an input to a stock assessment model (Thorson et al. 2023). </w:t>
      </w:r>
      <w:r>
        <w:t xml:space="preserve">Several studies have used </w:t>
      </w:r>
      <w:r w:rsidR="00636126">
        <w:t xml:space="preserve">input </w:t>
      </w:r>
      <w:r>
        <w:t xml:space="preserve">sample size to evaluate impacts on assessment results, including whether </w:t>
      </w:r>
      <w:r w:rsidR="00636126">
        <w:t xml:space="preserve">input </w:t>
      </w:r>
      <w:r>
        <w:t>sample size can be estimated within the assessment model (</w:t>
      </w:r>
      <w:proofErr w:type="spellStart"/>
      <w:r>
        <w:t>Hulson</w:t>
      </w:r>
      <w:proofErr w:type="spellEnd"/>
      <w:r>
        <w:t xml:space="preserve"> et al. 2012, Francis 2017, Thorson et al. 2017), and more recently as a tool to evaluate the effect of changes to sampling methodologies on assessment model uncertainty (</w:t>
      </w:r>
      <w:proofErr w:type="spellStart"/>
      <w:r>
        <w:t>Siskey</w:t>
      </w:r>
      <w:proofErr w:type="spellEnd"/>
      <w:r>
        <w:t xml:space="preserve"> et al. 2023). Further</w:t>
      </w:r>
      <w:r w:rsidR="00636126">
        <w:t>more</w:t>
      </w:r>
      <w:r>
        <w:t xml:space="preserve">, methods have been developed that mimic the sampling designs for length and age composition to estimate </w:t>
      </w:r>
      <w:r w:rsidR="00636126">
        <w:t xml:space="preserve">input </w:t>
      </w:r>
      <w:r>
        <w:t xml:space="preserve">sample size using bootstrap techniques external to an assessment model (Stewart and Hamel 2014). Overall, the use of </w:t>
      </w:r>
      <w:r w:rsidR="00636126">
        <w:t xml:space="preserve">input </w:t>
      </w:r>
      <w:r>
        <w:t>sample size has become a recommended method to account for uncertainty caused by overdispersion of samples in length and age composition data.</w:t>
      </w:r>
    </w:p>
    <w:p w14:paraId="76B20B4F" w14:textId="77777777" w:rsidR="00CD027C" w:rsidRDefault="00CA1586" w:rsidP="000E3E29">
      <w:pPr>
        <w:pStyle w:val="BodyText"/>
        <w:ind w:firstLine="720"/>
      </w:pPr>
      <w:r>
        <w:t xml:space="preserve">Each year thousands of samples are obtained from fishery-independent surveys for both age and length composition across multiple species. For example, the National Oceanic and Atmospheric Administration’s (NOAA’s) Alaska Fisheries Science Center (AFSC) Groundfish Assessment Program (GAP) is responsible for the execution of several fisheries-independent bottom trawl surveys (Stauffer 2004), spanning most of the continental shelf in waters off Alaska that are south of the Bering Strait, including the eastern Bering Sea (EBS), the Aleutian Islands </w:t>
      </w:r>
      <w:r>
        <w:lastRenderedPageBreak/>
        <w:t>(AI), and the Gulf of Alaska (GOA). The quantitative time series of comprehensively cataloging the biota encountered at each sampling station within these surveys began in 1982 with the adoption of standardized trawling protocols (</w:t>
      </w:r>
      <w:proofErr w:type="spellStart"/>
      <w:r>
        <w:t>Lauth</w:t>
      </w:r>
      <w:proofErr w:type="spellEnd"/>
      <w:r>
        <w:t xml:space="preserve"> et al. 2019), but trawl observations were made as early as 1955 (Zimmermann et al. 2009). The AFSC scientists have routinely collected observations of fish length and age composition, consisting of complete or random subsamples of fish within each trawl haul through time.</w:t>
      </w:r>
    </w:p>
    <w:p w14:paraId="2768DB00" w14:textId="325AADCC" w:rsidR="00CD027C" w:rsidRDefault="00CA1586" w:rsidP="000E3E29">
      <w:pPr>
        <w:pStyle w:val="BodyText"/>
        <w:ind w:firstLine="720"/>
      </w:pPr>
      <w:r>
        <w:t>There are several unintended consequences associated with intense sampling of species within a fishery-independent survey. The length measurement process is repeated hundreds of thousands of times during an annual survey, and otolith sampling is repeated several thousands of times. This represents a daunting amount of work for field scientists on research vessels and for age readers once the survey is over. Further, a large portion of the fish sampled for length frequency are subsequently sampled for sex determination, which involves a substantial increase in handling and data collection effort</w:t>
      </w:r>
      <w:r w:rsidR="00A942C9">
        <w:t xml:space="preserve"> (Link et al. 2008)</w:t>
      </w:r>
      <w:r>
        <w:t>. Each year, this workflow results in acute and repetitive stress injuries, some requiring medical interventions and claims to the U.S. Office of Workers’ Compensation Program</w:t>
      </w:r>
      <w:ins w:id="2" w:author="Jason Conner" w:date="2023-08-29T16:15:00Z">
        <w:r w:rsidR="007017B5">
          <w:t xml:space="preserve"> (Stan </w:t>
        </w:r>
        <w:proofErr w:type="spellStart"/>
        <w:r w:rsidR="007017B5">
          <w:t>Kotwicki</w:t>
        </w:r>
        <w:proofErr w:type="spellEnd"/>
        <w:r w:rsidR="007017B5">
          <w:t>, per</w:t>
        </w:r>
      </w:ins>
      <w:ins w:id="3" w:author="Jason Conner" w:date="2023-08-29T16:16:00Z">
        <w:r w:rsidR="007017B5">
          <w:t>sonal communication, December 14, 2021)</w:t>
        </w:r>
      </w:ins>
      <w:r>
        <w:t xml:space="preserve">. Another consequence resulting from the intensity of this work is the introduction of unrecoverable errors in the observed data. Despite extensive </w:t>
      </w:r>
      <w:r>
        <w:rPr>
          <w:i/>
          <w:iCs/>
        </w:rPr>
        <w:t>in situ</w:t>
      </w:r>
      <w:r>
        <w:t xml:space="preserve"> quality assurance protocols, as fatigue or injuries accumulate during the course of field work, so do the potential for data collection errors (e.g., failure to properly encode length measurements with the correct species or sex, or misidentification of sex).</w:t>
      </w:r>
    </w:p>
    <w:p w14:paraId="7CA647DE" w14:textId="56F8A9FE" w:rsidR="00CD027C" w:rsidRDefault="00CA1586" w:rsidP="000E3E29">
      <w:pPr>
        <w:pStyle w:val="BodyText"/>
        <w:ind w:firstLine="720"/>
      </w:pPr>
      <w:r>
        <w:t xml:space="preserve">Maximizing the number of samples collected for age and length composition is desirable from a statistical viewpoint; however, it is important to accurately define the sampling unit that needs to be optimized (e.g., the number of samples collected within a haul versus the number </w:t>
      </w:r>
      <w:r>
        <w:lastRenderedPageBreak/>
        <w:t xml:space="preserve">hauls from which samples are obtained). In addition, optimizing collections that balance the statistical quality of the data with the health of the workforce and budgetary constraints is more broadly desirable. At the AFSC, this balance is </w:t>
      </w:r>
      <w:proofErr w:type="gramStart"/>
      <w:r w:rsidR="00287BF2">
        <w:t>has</w:t>
      </w:r>
      <w:proofErr w:type="gramEnd"/>
      <w:r w:rsidR="00287BF2">
        <w:t xml:space="preserve"> been</w:t>
      </w:r>
      <w:r>
        <w:t xml:space="preserve"> achieved by decreasing collection efforts from historical levels. The primary concern, from a stock assessment perspective, when reducing the sampling of length frequency data and age composition data collections, is the impact on the uncertainty in subsequent age and length composition data. To this end, effective sample size can be used as a tool to evaluate the consequences of changing sampling effort or strategies. An additional</w:t>
      </w:r>
      <w:ins w:id="4" w:author="Jason Conner" w:date="2023-08-29T16:18:00Z">
        <w:r w:rsidR="003946E4">
          <w:t>, species-specific</w:t>
        </w:r>
      </w:ins>
      <w:r>
        <w:t xml:space="preserve"> consideration when evaluating the consequences of optimizing sampling effort is </w:t>
      </w:r>
      <w:del w:id="5" w:author="Jason Conner" w:date="2023-08-29T16:19:00Z">
        <w:r w:rsidDel="003946E4">
          <w:delText xml:space="preserve">the impacts on a species-specific basis to determine </w:delText>
        </w:r>
      </w:del>
      <w:r>
        <w:t>whether there are life-history characteristics that minimize the impacts of reduction in sampling effort in one species compared to another.</w:t>
      </w:r>
    </w:p>
    <w:p w14:paraId="12200AAF" w14:textId="2BF43955" w:rsidR="00CD027C" w:rsidRDefault="00CA1586" w:rsidP="000E3E29">
      <w:pPr>
        <w:pStyle w:val="BodyText"/>
        <w:ind w:firstLine="720"/>
      </w:pPr>
      <w:r>
        <w:t xml:space="preserve">In this study, using data collected by the AFSC GAP bottom trawl surveys across the EBS, AI, and GOA, we evaluated the consequences of reductions in length frequency collections (including sex-specific length frequency) coupled with reductions in age composition sampling. Using effective sample size as the primary statistic to evaluate uncertainty in the age and length composition data derived from AFSC bottom trawl surveys, we evaluated the impact of reduced sampling to answer four questions: 1) what is the impact of reducing sampling in length frequency sampling (including sex determination sampling) and the subsequent expansion to age composition on the uncertainty in the composition data?; 2) what is the impact of reducing sampling for age on uncertainty in age composition data?; 3) </w:t>
      </w:r>
      <w:r w:rsidR="00E36C28">
        <w:t xml:space="preserve">are current sampling levels at </w:t>
      </w:r>
      <w:r>
        <w:t xml:space="preserve">a point of diminishing returns </w:t>
      </w:r>
      <w:r w:rsidR="00E36C28">
        <w:t>and can we decrease sampling intensities for age and length without appreciably increasing uncertainty</w:t>
      </w:r>
      <w:r>
        <w:t>?; and 4) are there species-specific characteristics that mitigate, or exaggerate, the consequences of reductions in age or length composition sampling?</w:t>
      </w:r>
    </w:p>
    <w:p w14:paraId="724698F0" w14:textId="77777777" w:rsidR="000E3E29" w:rsidRDefault="000E3E29" w:rsidP="000E3E29">
      <w:pPr>
        <w:pStyle w:val="BodyText"/>
      </w:pPr>
    </w:p>
    <w:p w14:paraId="19662654" w14:textId="77777777" w:rsidR="00CD027C" w:rsidRDefault="00CA1586">
      <w:pPr>
        <w:pStyle w:val="Heading1"/>
      </w:pPr>
      <w:bookmarkStart w:id="6" w:name="methods"/>
      <w:bookmarkEnd w:id="1"/>
      <w:r>
        <w:t>M</w:t>
      </w:r>
      <w:r w:rsidR="00585513">
        <w:t>aterials and m</w:t>
      </w:r>
      <w:r>
        <w:t>ethods</w:t>
      </w:r>
    </w:p>
    <w:p w14:paraId="7ED910CB" w14:textId="77777777" w:rsidR="00CD027C" w:rsidRDefault="00CA1586">
      <w:pPr>
        <w:pStyle w:val="Heading2"/>
      </w:pPr>
      <w:bookmarkStart w:id="7" w:name="Xb58604b313a9f7e443735419bf250356041b4b3"/>
      <w:r>
        <w:t>Computing length and age composition from bottom trawl survey data</w:t>
      </w:r>
    </w:p>
    <w:p w14:paraId="6866495C" w14:textId="1CA3F3A1" w:rsidR="00CD027C" w:rsidRDefault="00CA1586" w:rsidP="000E3E29">
      <w:pPr>
        <w:pStyle w:val="FirstParagraph"/>
        <w:ind w:firstLine="720"/>
      </w:pPr>
      <w:r>
        <w:t xml:space="preserve">Data collection for each AFSC GAP groundfish bottom trawl survey is described in respective NOAA Technical Memorandums (EBS: </w:t>
      </w:r>
      <w:proofErr w:type="spellStart"/>
      <w:r>
        <w:t>Lauth</w:t>
      </w:r>
      <w:proofErr w:type="spellEnd"/>
      <w:r>
        <w:t xml:space="preserve"> et al. 2019, AI: von </w:t>
      </w:r>
      <w:proofErr w:type="spellStart"/>
      <w:r>
        <w:t>Szalay</w:t>
      </w:r>
      <w:proofErr w:type="spellEnd"/>
      <w:r>
        <w:t xml:space="preserve"> et al. 2017, GOA: von </w:t>
      </w:r>
      <w:proofErr w:type="spellStart"/>
      <w:r>
        <w:t>Szalay</w:t>
      </w:r>
      <w:proofErr w:type="spellEnd"/>
      <w:r>
        <w:t xml:space="preserve"> and Raring 2018). The fundamental methods of length sample collection are generally synchronized between these surveys. Species and sex-specific length distributions within a catch sample are collected by 1) sorting the sample by species, 2) weighing each species in aggregate, 3) obtaining a random sub-sample of a target sample size, 4) sorting the sub-sample by sex (each fish is incised to visually determine sex), and 5) measuring length and recording each fish’s measurements into a database. Additionally, a subsample of fish </w:t>
      </w:r>
      <w:proofErr w:type="gramStart"/>
      <w:r>
        <w:t>are</w:t>
      </w:r>
      <w:proofErr w:type="gramEnd"/>
      <w:r>
        <w:t xml:space="preserve"> processed at sea to collect their sex, length, weight, and sagittal otoliths. These otoliths are returned to the AFSC’s Age and Growth laboratory for age determination. Survey age sampling protocols are species specific and follow 1 of 2 paradigms: 1) a stratified random collection distributed over both the spatial frame of the stratification scheme and the expected size range of a species; or 2) a small subsample (2-20 fish, species dependent) collected randomly per trawl. The protocol for some species has changed over the time series, generally following a trend of transitioning from protocol 1) to protocol 2).</w:t>
      </w:r>
    </w:p>
    <w:p w14:paraId="0F12EDEF" w14:textId="77777777" w:rsidR="004F711F" w:rsidRDefault="00CA1586" w:rsidP="004F711F">
      <w:pPr>
        <w:pStyle w:val="BodyText"/>
        <w:ind w:firstLine="720"/>
      </w:pPr>
      <w:r>
        <w:t xml:space="preserve">Length frequency samples collected by the AFSC GAP bottom trawl surveys are expanded by area-swept catch-per-unit-effort (CPUE) and stratum area to obtain estimates of population abundance-at-length (i.e., design-based expansion). In a design-based expansion process, this is often referred to as the ‘first stage expansion’ and it is a common method to obtain population estimates at length from area-swept survey data (Miller and </w:t>
      </w:r>
      <w:proofErr w:type="spellStart"/>
      <w:r>
        <w:t>Skalski</w:t>
      </w:r>
      <w:proofErr w:type="spellEnd"/>
      <w:r>
        <w:t xml:space="preserve"> 2006, </w:t>
      </w:r>
      <w:proofErr w:type="spellStart"/>
      <w:r>
        <w:lastRenderedPageBreak/>
        <w:t>Ailloud</w:t>
      </w:r>
      <w:proofErr w:type="spellEnd"/>
      <w:r>
        <w:t xml:space="preserve"> and Hoenig 2019). </w:t>
      </w:r>
      <w:r w:rsidR="004F711F">
        <w:t xml:space="preserve">To expand the species-specific length frequency samples to population-at-length we first compute the overall population numbers within a stratum by multiplying the average catch per unit effort within the strata (i.e., the number of </w:t>
      </w:r>
      <w:proofErr w:type="gramStart"/>
      <w:r w:rsidR="004F711F">
        <w:t>fish</w:t>
      </w:r>
      <w:proofErr w:type="gramEnd"/>
      <w:r w:rsidR="004F711F">
        <w:t xml:space="preserve"> per square kilometer averaged across the hauls performed within the strata) by the area of the strata (in square kilometers). The overall population numbers in year-</w:t>
      </w:r>
      <w:r w:rsidR="004F711F">
        <w:rPr>
          <w:i/>
          <w:iCs/>
        </w:rPr>
        <w:t>y</w:t>
      </w:r>
      <w:r w:rsidR="004F711F">
        <w:t xml:space="preserve"> within stratum-</w:t>
      </w:r>
      <w:r w:rsidR="004F711F">
        <w:rPr>
          <w:i/>
          <w:iCs/>
        </w:rPr>
        <w:t>s</w:t>
      </w:r>
      <w:r w:rsidR="004F711F">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m:t>
            </m:r>
            <m:r>
              <m:rPr>
                <m:sty m:val="p"/>
              </m:rPr>
              <w:rPr>
                <w:rFonts w:ascii="Cambria Math" w:hAnsi="Cambria Math"/>
              </w:rPr>
              <m:t>,</m:t>
            </m:r>
            <m:r>
              <w:rPr>
                <w:rFonts w:ascii="Cambria Math" w:hAnsi="Cambria Math"/>
              </w:rPr>
              <m:t>y</m:t>
            </m:r>
          </m:sub>
        </m:sSub>
      </m:oMath>
      <w:r w:rsidR="004F711F">
        <w:t>) is computed with</w:t>
      </w:r>
    </w:p>
    <w:p w14:paraId="643E9A9A" w14:textId="77777777" w:rsidR="004F711F" w:rsidRDefault="007176C2" w:rsidP="004F711F">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s</m:t>
              </m:r>
            </m:sub>
          </m:sSub>
          <m:r>
            <w:rPr>
              <w:rFonts w:ascii="Cambria Math" w:hAnsi="Cambria Math"/>
            </w:rPr>
            <m:t>  </m:t>
          </m:r>
          <m:d>
            <m:dPr>
              <m:ctrlPr>
                <w:rPr>
                  <w:rFonts w:ascii="Cambria Math" w:hAnsi="Cambria Math"/>
                </w:rPr>
              </m:ctrlPr>
            </m:dPr>
            <m:e>
              <m:r>
                <w:rPr>
                  <w:rFonts w:ascii="Cambria Math" w:hAnsi="Cambria Math"/>
                </w:rPr>
                <m:t>1</m:t>
              </m:r>
            </m:e>
          </m:d>
        </m:oMath>
      </m:oMathPara>
    </w:p>
    <w:p w14:paraId="50BDE94D" w14:textId="31E1669D" w:rsidR="004F711F" w:rsidRDefault="004F711F" w:rsidP="004F711F">
      <w:pPr>
        <w:pStyle w:val="FirstParagraph"/>
      </w:pPr>
      <w:r>
        <w:t xml:space="preserve">where </w:t>
      </w:r>
      <m:oMath>
        <m:sSub>
          <m:sSubPr>
            <m:ctrlPr>
              <w:rPr>
                <w:rFonts w:ascii="Cambria Math" w:hAnsi="Cambria Math"/>
              </w:rPr>
            </m:ctrlPr>
          </m:sSubPr>
          <m:e>
            <m:r>
              <w:rPr>
                <w:rFonts w:ascii="Cambria Math" w:hAnsi="Cambria Math"/>
              </w:rPr>
              <m:t>A</m:t>
            </m:r>
          </m:e>
          <m:sub>
            <m:r>
              <w:rPr>
                <w:rFonts w:ascii="Cambria Math" w:hAnsi="Cambria Math"/>
              </w:rPr>
              <m:t>s</m:t>
            </m:r>
          </m:sub>
        </m:sSub>
      </m:oMath>
      <w:r>
        <w:t xml:space="preserve"> is the area of stratum-</w:t>
      </w:r>
      <w:r>
        <w:rPr>
          <w:i/>
          <w:iCs/>
        </w:rPr>
        <w:t>s</w:t>
      </w:r>
      <w:r>
        <w:t xml:space="preserve"> (in km</w:t>
      </w:r>
      <w:r>
        <w:rPr>
          <w:vertAlign w:val="superscript"/>
        </w:rPr>
        <w:t>2</w:t>
      </w:r>
      <w:r>
        <w:t xml:space="preserve">), and </w:t>
      </w:r>
      <m:oMath>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m:t>
            </m:r>
            <m:r>
              <m:rPr>
                <m:sty m:val="p"/>
              </m:rPr>
              <w:rPr>
                <w:rFonts w:ascii="Cambria Math" w:hAnsi="Cambria Math"/>
              </w:rPr>
              <m:t>,</m:t>
            </m:r>
            <m:r>
              <w:rPr>
                <w:rFonts w:ascii="Cambria Math" w:hAnsi="Cambria Math"/>
              </w:rPr>
              <m:t>y</m:t>
            </m:r>
          </m:sub>
        </m:sSub>
      </m:oMath>
      <w:r>
        <w:t xml:space="preserve"> is the species-specific average catch per unit effort of numbers captured across the hauls within a strata-</w:t>
      </w:r>
      <w:r>
        <w:rPr>
          <w:i/>
        </w:rPr>
        <w:t>s</w:t>
      </w:r>
      <w:r>
        <w:t xml:space="preserve"> in year-</w:t>
      </w:r>
      <w:r>
        <w:rPr>
          <w:i/>
          <w:iCs/>
        </w:rPr>
        <w:t>y.</w:t>
      </w:r>
      <w:r>
        <w:t xml:space="preserve"> We then compute the relative catch per unit effort for each haul performed within</w:t>
      </w:r>
      <w:r w:rsidR="00193A23">
        <w:t xml:space="preserve"> the strata. The relative catch-per-unit-</w:t>
      </w:r>
      <w:r>
        <w:t>effort for each haul (</w:t>
      </w:r>
      <m:oMath>
        <m:sSub>
          <m:sSubPr>
            <m:ctrlPr>
              <w:rPr>
                <w:rFonts w:ascii="Cambria Math" w:hAnsi="Cambria Math"/>
              </w:rPr>
            </m:ctrlPr>
          </m:sSubPr>
          <m:e>
            <m:acc>
              <m:accPr>
                <m:ctrlPr>
                  <w:rPr>
                    <w:rFonts w:ascii="Cambria Math" w:hAnsi="Cambria Math"/>
                  </w:rPr>
                </m:ctrlPr>
              </m:accPr>
              <m:e>
                <m:r>
                  <w:rPr>
                    <w:rFonts w:ascii="Cambria Math" w:hAnsi="Cambria Math"/>
                  </w:rPr>
                  <m:t>c</m:t>
                </m:r>
              </m:e>
            </m:acc>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is computed by</w:t>
      </w:r>
    </w:p>
    <w:p w14:paraId="20AC0345" w14:textId="77777777" w:rsidR="004F711F" w:rsidRDefault="007176C2" w:rsidP="004F711F">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c</m:t>
                  </m:r>
                </m:e>
              </m:acc>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num>
            <m:den>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sup>
                <m:e>
                  <m:r>
                    <w:rPr>
                      <w:rFonts w:ascii="Cambria Math" w:hAnsi="Cambria Math"/>
                    </w:rPr>
                    <m:t>C</m:t>
                  </m:r>
                </m:e>
              </m:nary>
              <m:r>
                <w:rPr>
                  <w:rFonts w:ascii="Cambria Math" w:hAnsi="Cambria Math"/>
                </w:rPr>
                <m:t>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den>
          </m:f>
          <m:r>
            <w:rPr>
              <w:rFonts w:ascii="Cambria Math" w:hAnsi="Cambria Math"/>
            </w:rPr>
            <m:t>  </m:t>
          </m:r>
          <m:d>
            <m:dPr>
              <m:ctrlPr>
                <w:rPr>
                  <w:rFonts w:ascii="Cambria Math" w:hAnsi="Cambria Math"/>
                </w:rPr>
              </m:ctrlPr>
            </m:dPr>
            <m:e>
              <m:r>
                <w:rPr>
                  <w:rFonts w:ascii="Cambria Math" w:hAnsi="Cambria Math"/>
                </w:rPr>
                <m:t>2</m:t>
              </m:r>
            </m:e>
          </m:d>
        </m:oMath>
      </m:oMathPara>
    </w:p>
    <w:p w14:paraId="02062ECF" w14:textId="77777777" w:rsidR="004F711F" w:rsidRDefault="004F711F" w:rsidP="004F711F">
      <w:pPr>
        <w:pStyle w:val="FirstParagraph"/>
      </w:pPr>
      <w:r>
        <w:t xml:space="preserve">where </w:t>
      </w:r>
      <m:oMath>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xml:space="preserve"> is the catch per unit effort of numbers caught within a haul-</w:t>
      </w:r>
      <w:r>
        <w:rPr>
          <w:i/>
          <w:iCs/>
        </w:rPr>
        <w:t>h</w:t>
      </w:r>
      <w:r>
        <w:t xml:space="preserve"> for stratum-</w:t>
      </w:r>
      <w:r>
        <w:rPr>
          <w:i/>
          <w:iCs/>
        </w:rPr>
        <w:t>s</w:t>
      </w:r>
      <w:r>
        <w:t xml:space="preserve"> in year-</w:t>
      </w:r>
      <w:r>
        <w:rPr>
          <w:i/>
          <w:iCs/>
        </w:rPr>
        <w:t>y</w:t>
      </w:r>
      <w:r>
        <w:rPr>
          <w:iCs/>
        </w:rPr>
        <w:t xml:space="preserve"> and </w:t>
      </w:r>
      <m:oMath>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oMath>
      <w:r>
        <w:rPr>
          <w:rFonts w:eastAsiaTheme="minorEastAsia"/>
        </w:rPr>
        <w:t xml:space="preserve"> is total number of hauls for stratum-</w:t>
      </w:r>
      <w:r>
        <w:rPr>
          <w:rFonts w:eastAsiaTheme="minorEastAsia"/>
          <w:i/>
        </w:rPr>
        <w:t>s</w:t>
      </w:r>
      <w:r>
        <w:rPr>
          <w:rFonts w:eastAsiaTheme="minorEastAsia"/>
        </w:rPr>
        <w:t xml:space="preserve"> in year-</w:t>
      </w:r>
      <w:r>
        <w:rPr>
          <w:rFonts w:eastAsiaTheme="minorEastAsia"/>
          <w:i/>
        </w:rPr>
        <w:t>y</w:t>
      </w:r>
      <w:r>
        <w:rPr>
          <w:rFonts w:eastAsiaTheme="minorEastAsia"/>
        </w:rPr>
        <w:t xml:space="preserve"> (across which the denominator is summed in </w:t>
      </w:r>
      <w:proofErr w:type="gramStart"/>
      <w:r>
        <w:rPr>
          <w:rFonts w:eastAsiaTheme="minorEastAsia"/>
        </w:rPr>
        <w:t>equation(</w:t>
      </w:r>
      <w:proofErr w:type="gramEnd"/>
      <w:r>
        <w:rPr>
          <w:rFonts w:eastAsiaTheme="minorEastAsia"/>
        </w:rPr>
        <w:t>2))</w:t>
      </w:r>
      <w:r>
        <w:t>. We next compute the sex-specific relative length composition for each haul (</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with</w:t>
      </w:r>
    </w:p>
    <w:p w14:paraId="423E6C47" w14:textId="77777777" w:rsidR="004F711F" w:rsidRDefault="007176C2" w:rsidP="004F711F">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e>
                  </m:d>
                </m:e>
              </m:nary>
            </m:num>
            <m:den>
              <m:nary>
                <m:naryPr>
                  <m:chr m:val="∑"/>
                  <m:limLoc m:val="undOvr"/>
                  <m:ctrlPr>
                    <w:rPr>
                      <w:rFonts w:ascii="Cambria Math" w:hAnsi="Cambria Math"/>
                    </w:rPr>
                  </m:ctrlPr>
                </m:naryPr>
                <m:sub>
                  <m:r>
                    <w:rPr>
                      <w:rFonts w:ascii="Cambria Math" w:hAnsi="Cambria Math"/>
                    </w:rPr>
                    <m:t>x</m:t>
                  </m:r>
                  <m:r>
                    <m:rPr>
                      <m:sty m:val="p"/>
                    </m:rPr>
                    <w:rPr>
                      <w:rFonts w:ascii="Cambria Math" w:hAnsi="Cambria Math"/>
                    </w:rPr>
                    <m:t>=</m:t>
                  </m:r>
                  <m:r>
                    <w:rPr>
                      <w:rFonts w:ascii="Cambria Math" w:hAnsi="Cambria Math"/>
                    </w:rPr>
                    <m:t>1</m:t>
                  </m:r>
                </m:sub>
                <m:sup>
                  <m:r>
                    <w:rPr>
                      <w:rFonts w:ascii="Cambria Math" w:hAnsi="Cambria Math"/>
                    </w:rPr>
                    <m:t>3</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1</m:t>
                      </m:r>
                    </m:sub>
                    <m:sup>
                      <m:r>
                        <w:rPr>
                          <w:rFonts w:ascii="Cambria Math" w:hAnsi="Cambria Math"/>
                        </w:rPr>
                        <m:t>L</m:t>
                      </m:r>
                    </m:sup>
                    <m:e>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e>
                          </m:d>
                        </m:e>
                      </m:nary>
                    </m:e>
                  </m:nary>
                </m:e>
              </m:nary>
            </m:den>
          </m:f>
          <m:r>
            <w:rPr>
              <w:rFonts w:ascii="Cambria Math" w:hAnsi="Cambria Math"/>
            </w:rPr>
            <m:t>  </m:t>
          </m:r>
          <m:d>
            <m:dPr>
              <m:ctrlPr>
                <w:rPr>
                  <w:rFonts w:ascii="Cambria Math" w:hAnsi="Cambria Math"/>
                </w:rPr>
              </m:ctrlPr>
            </m:dPr>
            <m:e>
              <m:r>
                <w:rPr>
                  <w:rFonts w:ascii="Cambria Math" w:hAnsi="Cambria Math"/>
                </w:rPr>
                <m:t>3</m:t>
              </m:r>
            </m:e>
          </m:d>
        </m:oMath>
      </m:oMathPara>
    </w:p>
    <w:p w14:paraId="6FCCB8A8" w14:textId="77777777" w:rsidR="004F711F" w:rsidRDefault="004F711F" w:rsidP="004F711F">
      <w:pPr>
        <w:pStyle w:val="FirstParagraph"/>
      </w:pPr>
      <w:r>
        <w:t xml:space="preserve">where </w:t>
      </w:r>
      <m:oMath>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xml:space="preserve"> is the length frequency sampled, in numbers, by sex-</w:t>
      </w:r>
      <w:r>
        <w:rPr>
          <w:i/>
          <w:iCs/>
        </w:rPr>
        <w:t>x</w:t>
      </w:r>
      <w:r>
        <w:t xml:space="preserve"> and length-</w:t>
      </w:r>
      <w:r>
        <w:rPr>
          <w:i/>
          <w:iCs/>
        </w:rPr>
        <w:t>l</w:t>
      </w:r>
      <w:r>
        <w:t xml:space="preserve"> (in cm) within a haul-</w:t>
      </w:r>
      <w:r>
        <w:rPr>
          <w:i/>
          <w:iCs/>
        </w:rPr>
        <w:t>h</w:t>
      </w:r>
      <w:r>
        <w:t xml:space="preserve"> for stratum-</w:t>
      </w:r>
      <w:r>
        <w:rPr>
          <w:i/>
          <w:iCs/>
        </w:rPr>
        <w:t>s</w:t>
      </w:r>
      <w:r>
        <w:t xml:space="preserve"> in year-</w:t>
      </w:r>
      <w:r>
        <w:rPr>
          <w:i/>
          <w:iCs/>
        </w:rPr>
        <w:t>y</w:t>
      </w:r>
      <w:r>
        <w:t xml:space="preserve">. We note that at the AFSC the length bins are 1 cm, however, the formulae here are flexible to other binning structures (for example, 2cm or 5 cm bins). Finally, the expanded population abundance-at-length is obtained by multiplying the overall population </w:t>
      </w:r>
      <w:r>
        <w:lastRenderedPageBreak/>
        <w:t>numbers within the strata (equation (1)), the relative catch per unit effort of each haul (equation (2)), and the sex-specific relative length composition (equation (3)) with</w:t>
      </w:r>
    </w:p>
    <w:p w14:paraId="1BD50636" w14:textId="68EE9675" w:rsidR="004F711F" w:rsidRDefault="007176C2" w:rsidP="004F711F">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c</m:t>
                          </m:r>
                        </m:e>
                      </m:acc>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e>
              </m:d>
            </m:e>
          </m:nary>
          <m:r>
            <w:rPr>
              <w:rFonts w:ascii="Cambria Math" w:hAnsi="Cambria Math"/>
            </w:rPr>
            <m:t>  </m:t>
          </m:r>
          <m:d>
            <m:dPr>
              <m:ctrlPr>
                <w:rPr>
                  <w:rFonts w:ascii="Cambria Math" w:hAnsi="Cambria Math"/>
                </w:rPr>
              </m:ctrlPr>
            </m:dPr>
            <m:e>
              <m:r>
                <w:rPr>
                  <w:rFonts w:ascii="Cambria Math" w:hAnsi="Cambria Math"/>
                </w:rPr>
                <m:t>4</m:t>
              </m:r>
            </m:e>
          </m:d>
        </m:oMath>
      </m:oMathPara>
    </w:p>
    <w:p w14:paraId="2C0609DF" w14:textId="16C9A1E2" w:rsidR="00C136D7" w:rsidRDefault="00CA1586" w:rsidP="00741D04">
      <w:pPr>
        <w:pStyle w:val="BodyText"/>
      </w:pPr>
      <w:r>
        <w:t>Population abundance-at-length are computed for three sex categories (males, females, and unsexed) at the stratum level, which are then summed across strata to obtain the population abundance-at-length for the management-scale region (i.e., EBS, AI, or GOA). Strata are defined as regions with similar bathymetric characteristics (e.g., depth ranges), and population abundance-at-length within strata can also be summed to any sub-region level.</w:t>
      </w:r>
      <w:r w:rsidR="006C16B7">
        <w:t xml:space="preserve"> We note that this formulation is </w:t>
      </w:r>
      <w:r w:rsidR="00193A23">
        <w:t>equivalent to the design-based length composition expansion used in Stewart and Hamel (2014)</w:t>
      </w:r>
      <w:r w:rsidR="00A527BF">
        <w:t>. The</w:t>
      </w:r>
      <w:r w:rsidR="00193A23">
        <w:t xml:space="preserve"> only difference </w:t>
      </w:r>
      <w:r w:rsidR="00A527BF">
        <w:t>is found in</w:t>
      </w:r>
      <w:r w:rsidR="00193A23">
        <w:t xml:space="preserve"> multiplying the sex-specific relative length composition (equation (4)) by the relative catch-per-unit-effort for each haul (equation (2)) in equation (4)</w:t>
      </w:r>
      <w:r w:rsidR="00A527BF">
        <w:t xml:space="preserve"> here</w:t>
      </w:r>
      <w:r w:rsidR="00193A23">
        <w:t xml:space="preserve">, where Stewart and Hamel (2014) multiply the sex-specific relative length composition by the predicted number of </w:t>
      </w:r>
      <w:proofErr w:type="gramStart"/>
      <w:r w:rsidR="00193A23">
        <w:t>fish</w:t>
      </w:r>
      <w:proofErr w:type="gramEnd"/>
      <w:r w:rsidR="00193A23">
        <w:t xml:space="preserve"> in a haul</w:t>
      </w:r>
      <w:r w:rsidR="00A527BF">
        <w:t>.</w:t>
      </w:r>
    </w:p>
    <w:p w14:paraId="183C120A" w14:textId="64AFA9F1" w:rsidR="00C136D7" w:rsidRDefault="00CA1586" w:rsidP="00C136D7">
      <w:pPr>
        <w:pStyle w:val="BodyText"/>
        <w:ind w:firstLine="720"/>
      </w:pPr>
      <w:r>
        <w:t xml:space="preserve">Age-length-keys (ALKs) generated from the age-length paired observations within a survey are then applied to estimated abundance-at-length to provide an estimate of abundance-at-age (e.g., Quinn and </w:t>
      </w:r>
      <w:proofErr w:type="spellStart"/>
      <w:r>
        <w:t>Deriso</w:t>
      </w:r>
      <w:proofErr w:type="spellEnd"/>
      <w:r>
        <w:t xml:space="preserve"> 1999)</w:t>
      </w:r>
      <w:r w:rsidR="00C136D7">
        <w:t>, referred to as the ‘second stage expansion’</w:t>
      </w:r>
      <w:r>
        <w:t xml:space="preserve">. </w:t>
      </w:r>
      <w:r w:rsidR="00C136D7">
        <w:t xml:space="preserve">In the second stage </w:t>
      </w:r>
      <w:r w:rsidR="004F711F">
        <w:t>expansion,</w:t>
      </w:r>
      <w:r w:rsidR="00C136D7">
        <w:t xml:space="preserve"> the sex-specific estimates of population abundance-at-length (from equation (4)) are used to estimate sex-specific population abundance-at-age. The annual </w:t>
      </w:r>
      <w:r w:rsidR="004F711F">
        <w:t xml:space="preserve">age </w:t>
      </w:r>
      <w:r w:rsidR="00C136D7">
        <w:t>specimen</w:t>
      </w:r>
      <w:ins w:id="8" w:author="Jason Conner" w:date="2023-08-29T17:17:00Z">
        <w:r w:rsidR="00EE406E">
          <w:t>s</w:t>
        </w:r>
      </w:ins>
      <w:r w:rsidR="00C136D7">
        <w:t xml:space="preserve"> collected during the survey, which include observations of age-at-length, are first populated into sex-specific numbers at age and length (</w:t>
      </w:r>
      <m:oMath>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oMath>
      <w:r w:rsidR="00C136D7">
        <w:t>). Next, the sex-specific numbers-at-age and length are converted to sex-specific proportions of age-at-length (i.e., age-length key) with</w:t>
      </w:r>
    </w:p>
    <w:p w14:paraId="538CB6F7" w14:textId="77777777" w:rsidR="00C136D7" w:rsidRDefault="007176C2" w:rsidP="00C136D7">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num>
            <m:den>
              <m:nary>
                <m:naryPr>
                  <m:chr m:val="∑"/>
                  <m:limLoc m:val="undOvr"/>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1</m:t>
                  </m:r>
                </m:sub>
                <m:sup>
                  <m:r>
                    <w:rPr>
                      <w:rFonts w:ascii="Cambria Math" w:hAnsi="Cambria Math"/>
                    </w:rPr>
                    <m:t>A</m:t>
                  </m:r>
                </m:sup>
                <m:e>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e>
              </m:nary>
            </m:den>
          </m:f>
          <m:r>
            <w:rPr>
              <w:rFonts w:ascii="Cambria Math" w:hAnsi="Cambria Math"/>
            </w:rPr>
            <m:t>  </m:t>
          </m:r>
          <m:d>
            <m:dPr>
              <m:ctrlPr>
                <w:rPr>
                  <w:rFonts w:ascii="Cambria Math" w:hAnsi="Cambria Math"/>
                </w:rPr>
              </m:ctrlPr>
            </m:dPr>
            <m:e>
              <m:r>
                <w:rPr>
                  <w:rFonts w:ascii="Cambria Math" w:hAnsi="Cambria Math"/>
                </w:rPr>
                <m:t>5</m:t>
              </m:r>
            </m:e>
          </m:d>
        </m:oMath>
      </m:oMathPara>
    </w:p>
    <w:p w14:paraId="5853F773" w14:textId="77777777" w:rsidR="00C136D7" w:rsidRDefault="00C136D7" w:rsidP="00C136D7">
      <w:pPr>
        <w:pStyle w:val="FirstParagraph"/>
      </w:pPr>
      <w:r>
        <w:lastRenderedPageBreak/>
        <w:t>The proportions of age-at-length are then expanded to population abundance-at-age with</w:t>
      </w:r>
    </w:p>
    <w:p w14:paraId="2848C8D3" w14:textId="7113916F" w:rsidR="00C136D7" w:rsidRDefault="007176C2" w:rsidP="00C136D7">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m:t>
              </m:r>
              <m:r>
                <w:ins w:id="9" w:author="Jason Conner" w:date="2023-08-29T17:23:00Z">
                  <w:rPr>
                    <w:rFonts w:ascii="Cambria Math" w:hAnsi="Cambria Math"/>
                  </w:rPr>
                  <m:t>,</m:t>
                </w:ins>
              </m:r>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y</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1</m:t>
              </m:r>
            </m:sub>
            <m:sup>
              <m:r>
                <w:rPr>
                  <w:rFonts w:ascii="Cambria Math" w:hAnsi="Cambria Math"/>
                </w:rPr>
                <m:t>L</m:t>
              </m:r>
            </m:sup>
            <m:e>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e>
          </m:nary>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r>
            <w:rPr>
              <w:rFonts w:ascii="Cambria Math" w:hAnsi="Cambria Math"/>
            </w:rPr>
            <m:t>  </m:t>
          </m:r>
          <m:d>
            <m:dPr>
              <m:ctrlPr>
                <w:rPr>
                  <w:rFonts w:ascii="Cambria Math" w:hAnsi="Cambria Math"/>
                </w:rPr>
              </m:ctrlPr>
            </m:dPr>
            <m:e>
              <m:r>
                <w:rPr>
                  <w:rFonts w:ascii="Cambria Math" w:hAnsi="Cambria Math"/>
                </w:rPr>
                <m:t>6</m:t>
              </m:r>
            </m:e>
          </m:d>
        </m:oMath>
      </m:oMathPara>
    </w:p>
    <w:p w14:paraId="5CEACFD6" w14:textId="3C8A99FE" w:rsidR="00CD027C" w:rsidRDefault="00C136D7" w:rsidP="000E3E29">
      <w:pPr>
        <w:pStyle w:val="BodyText"/>
        <w:ind w:firstLine="720"/>
      </w:pPr>
      <w:r>
        <w:t xml:space="preserve">where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oMath>
      <w:r>
        <w:t xml:space="preserve"> is the population abundance-at-length from equation (4) summed across </w:t>
      </w:r>
      <w:proofErr w:type="gramStart"/>
      <w:r>
        <w:t>strata.</w:t>
      </w:r>
      <w:proofErr w:type="gramEnd"/>
      <w:r>
        <w:t xml:space="preserve"> Further details on t</w:t>
      </w:r>
      <w:r w:rsidR="00CA1586">
        <w:t xml:space="preserve">he specific methods the AFSC uses to expand length and age samples to abundance are shown in </w:t>
      </w:r>
      <w:proofErr w:type="spellStart"/>
      <w:r w:rsidR="00CA1586">
        <w:t>Hulson</w:t>
      </w:r>
      <w:proofErr w:type="spellEnd"/>
      <w:r w:rsidR="00CA1586">
        <w:t xml:space="preserve"> et al. (2023).</w:t>
      </w:r>
      <w:ins w:id="10" w:author="Jason Conner" w:date="2023-08-29T17:23:00Z">
        <w:r w:rsidR="00220E0F">
          <w:t xml:space="preserve"> </w:t>
        </w:r>
      </w:ins>
      <w:r w:rsidR="00CA1586">
        <w:t>The stocks selected for this analysis are presented in Table 1 and were selected because all are assessed by the AFSC with statistical catch-at-age models and have corresponding expanded age and/or length composition estimates from the respective bottom trawl surveys.</w:t>
      </w:r>
      <w:r w:rsidR="00021574">
        <w:t xml:space="preserve"> The number of hauls in which these stocks were present, and within these the number of hauls sampled for length frequency and age specimen data, are shown in Supplementary Material Table S1.</w:t>
      </w:r>
      <w:ins w:id="11" w:author="Jason Conner" w:date="2023-08-29T17:24:00Z">
        <w:r w:rsidR="00220E0F">
          <w:t xml:space="preserve"> </w:t>
        </w:r>
      </w:ins>
      <w:del w:id="12" w:author="Jason Conner" w:date="2023-08-29T17:25:00Z">
        <w:r w:rsidR="002D0DB4" w:rsidDel="00220E0F">
          <w:delText xml:space="preserve">It was noted in </w:delText>
        </w:r>
      </w:del>
      <w:proofErr w:type="spellStart"/>
      <w:r w:rsidR="002D0DB4">
        <w:t>Siskey</w:t>
      </w:r>
      <w:proofErr w:type="spellEnd"/>
      <w:r w:rsidR="002D0DB4">
        <w:t xml:space="preserve"> et al. (2023) </w:t>
      </w:r>
      <w:ins w:id="13" w:author="Jason Conner" w:date="2023-08-29T17:25:00Z">
        <w:r w:rsidR="00220E0F">
          <w:t xml:space="preserve">noted </w:t>
        </w:r>
      </w:ins>
      <w:r w:rsidR="002D0DB4">
        <w:t xml:space="preserve">that there were some age-length pairs in the AFSC age specimen data where the length was not reflected in the length frequency data for some of these stocks. In the data used in this analysis this also occurred, however, the age-length pair that was dropped in the subsequent age-length key and the second stage expansion represented a fraction of a percent of the total age specimen data for all of the stocks investigated (not exceeding 0.53% of the total age specimen data for any given stock). </w:t>
      </w:r>
      <w:r w:rsidR="00CA1586">
        <w:t>Historical data for each survey were used in this analysis to show results that reflect the consequences of sub-sampling. To show the recent sampling magnitudes, the average length and age sample sizes from the most recent three survey years for the stocks selected are shown in Table 1.</w:t>
      </w:r>
    </w:p>
    <w:p w14:paraId="3734276C" w14:textId="77777777" w:rsidR="000E3E29" w:rsidRDefault="000E3E29" w:rsidP="000E3E29">
      <w:pPr>
        <w:pStyle w:val="BodyText"/>
      </w:pPr>
    </w:p>
    <w:p w14:paraId="66D93C8A" w14:textId="77777777" w:rsidR="00CD027C" w:rsidRDefault="00CA1586">
      <w:pPr>
        <w:pStyle w:val="Heading2"/>
      </w:pPr>
      <w:bookmarkStart w:id="14" w:name="simulation-bootstrap-framework"/>
      <w:bookmarkEnd w:id="7"/>
      <w:r>
        <w:lastRenderedPageBreak/>
        <w:t>Simulation-Bootstrap framework</w:t>
      </w:r>
    </w:p>
    <w:p w14:paraId="36F45FF6" w14:textId="614E73D3" w:rsidR="00CD027C" w:rsidRDefault="000E3E29" w:rsidP="000E3E29">
      <w:pPr>
        <w:pStyle w:val="FirstParagraph"/>
      </w:pPr>
      <w:r>
        <w:tab/>
      </w:r>
      <w:r w:rsidR="00CA1586">
        <w:t>To evaluate the effect of reductions in sampling length frequency and specimen age data, we developed a bootstrap-simulation framework that 1) allows for reductions in the historical number of length frequencies and specimen age data collected, and 2) performs first (length) and second (age) stage expansion processes for each bootstrap replicate of length frequency and specimen age data to generate length and age compositions. The bootstrap-simulation framework is composed of a suite of nested resampling protocols. Bootstrap resampling was performed either with replacement (</w:t>
      </w:r>
      <w:proofErr w:type="spellStart"/>
      <w:r w:rsidR="00CA1586">
        <w:t>wr</w:t>
      </w:r>
      <w:proofErr w:type="spellEnd"/>
      <w:r w:rsidR="00CA1586">
        <w:t>) or without replacement (</w:t>
      </w:r>
      <w:proofErr w:type="spellStart"/>
      <w:r w:rsidR="00CA1586">
        <w:t>wor</w:t>
      </w:r>
      <w:proofErr w:type="spellEnd"/>
      <w:r w:rsidR="00CA1586">
        <w:t>) depending on the needs of a particular protocol.</w:t>
      </w:r>
      <w:r w:rsidR="00022F34">
        <w:t xml:space="preserve"> With replacement was used to evaluate the uncertainty for a full sample set (for example, for the full set of hauls, lengths, and ages) where without replacement was used when sub-sampling from a set of samples</w:t>
      </w:r>
      <w:r w:rsidR="0051081A">
        <w:t xml:space="preserve"> at a pre-determined level</w:t>
      </w:r>
      <w:r w:rsidR="00022F34">
        <w:t xml:space="preserve"> (for example, when sub-sampling for length frequency and age observations</w:t>
      </w:r>
      <w:r w:rsidR="0051081A">
        <w:t xml:space="preserve"> to investigate the consequences of reductions in sampling effort</w:t>
      </w:r>
      <w:r w:rsidR="00022F34">
        <w:t>).</w:t>
      </w:r>
      <w:r w:rsidR="00CA1586">
        <w:t xml:space="preserve"> Functions to run the sampling protocols were developed in a compartmentalized manner to provide substantial flexibility in exploring desired resampling protocols. The order of operations (Figure 1) has the following schedule:</w:t>
      </w:r>
    </w:p>
    <w:p w14:paraId="58123470" w14:textId="77777777" w:rsidR="00CD027C" w:rsidRDefault="00CA1586">
      <w:pPr>
        <w:pStyle w:val="Compact"/>
        <w:numPr>
          <w:ilvl w:val="0"/>
          <w:numId w:val="22"/>
        </w:numPr>
      </w:pPr>
      <w:r>
        <w:t>Resample hauls (</w:t>
      </w:r>
      <w:proofErr w:type="spellStart"/>
      <w:r>
        <w:t>wr</w:t>
      </w:r>
      <w:proofErr w:type="spellEnd"/>
      <w:r>
        <w:t>) with associated catch per unit effort (in numbers).</w:t>
      </w:r>
    </w:p>
    <w:p w14:paraId="4D727EE2" w14:textId="77777777" w:rsidR="00CD027C" w:rsidRDefault="00CA1586">
      <w:pPr>
        <w:pStyle w:val="Compact"/>
        <w:numPr>
          <w:ilvl w:val="0"/>
          <w:numId w:val="22"/>
        </w:numPr>
      </w:pPr>
      <w:r>
        <w:t>Within the resampled hauls from step 1, resample haul-specific observed lengths (</w:t>
      </w:r>
      <w:proofErr w:type="spellStart"/>
      <w:r>
        <w:t>wr</w:t>
      </w:r>
      <w:proofErr w:type="spellEnd"/>
      <w:r>
        <w:t>).</w:t>
      </w:r>
    </w:p>
    <w:p w14:paraId="3C7A87E8" w14:textId="703CDBB0" w:rsidR="00CD027C" w:rsidRDefault="00CA1586">
      <w:pPr>
        <w:pStyle w:val="Compact"/>
        <w:numPr>
          <w:ilvl w:val="0"/>
          <w:numId w:val="22"/>
        </w:numPr>
      </w:pPr>
      <w:r>
        <w:t>From the resampled lengths in step 2, subset the haul-specific length samples (</w:t>
      </w:r>
      <w:proofErr w:type="spellStart"/>
      <w:r>
        <w:t>wor</w:t>
      </w:r>
      <w:proofErr w:type="spellEnd"/>
      <w:r>
        <w:t>) at the pre-determined sub</w:t>
      </w:r>
      <w:r w:rsidR="0051081A">
        <w:t>-</w:t>
      </w:r>
      <w:r>
        <w:t>sampling level</w:t>
      </w:r>
      <w:r w:rsidR="0051081A">
        <w:t xml:space="preserve"> (for either sex-specific or total length samples)</w:t>
      </w:r>
      <w:r>
        <w:t>.</w:t>
      </w:r>
    </w:p>
    <w:p w14:paraId="43BCA706" w14:textId="77777777" w:rsidR="00CD027C" w:rsidRDefault="00CA1586">
      <w:pPr>
        <w:pStyle w:val="Compact"/>
        <w:numPr>
          <w:ilvl w:val="0"/>
          <w:numId w:val="22"/>
        </w:numPr>
      </w:pPr>
      <w:r>
        <w:t>With the resampled and subsampled length frequency data in step 3, calculate sex-specific population abundance-at-length.</w:t>
      </w:r>
    </w:p>
    <w:p w14:paraId="37605F8E" w14:textId="77777777" w:rsidR="00CD027C" w:rsidRDefault="00CA1586">
      <w:pPr>
        <w:pStyle w:val="Compact"/>
        <w:numPr>
          <w:ilvl w:val="0"/>
          <w:numId w:val="22"/>
        </w:numPr>
      </w:pPr>
      <w:r>
        <w:t>Within the resampled hauls from step 1, resample the observed ages (</w:t>
      </w:r>
      <w:proofErr w:type="spellStart"/>
      <w:r>
        <w:t>wr</w:t>
      </w:r>
      <w:proofErr w:type="spellEnd"/>
      <w:r>
        <w:t>).</w:t>
      </w:r>
    </w:p>
    <w:p w14:paraId="073EA447" w14:textId="5105F980" w:rsidR="00CD027C" w:rsidRDefault="00CA1586">
      <w:pPr>
        <w:pStyle w:val="Compact"/>
        <w:numPr>
          <w:ilvl w:val="0"/>
          <w:numId w:val="22"/>
        </w:numPr>
      </w:pPr>
      <w:r>
        <w:t>From the resampled ages in step 5, subset the total ages sampled (</w:t>
      </w:r>
      <w:proofErr w:type="spellStart"/>
      <w:r>
        <w:t>wor</w:t>
      </w:r>
      <w:proofErr w:type="spellEnd"/>
      <w:r>
        <w:t>) at pre-determined sub</w:t>
      </w:r>
      <w:r w:rsidR="0051081A">
        <w:t>-</w:t>
      </w:r>
      <w:r>
        <w:t>sampling level.</w:t>
      </w:r>
    </w:p>
    <w:p w14:paraId="0930FB88" w14:textId="77777777" w:rsidR="00CD027C" w:rsidRDefault="00CA1586">
      <w:pPr>
        <w:pStyle w:val="Compact"/>
        <w:numPr>
          <w:ilvl w:val="0"/>
          <w:numId w:val="22"/>
        </w:numPr>
      </w:pPr>
      <w:r>
        <w:lastRenderedPageBreak/>
        <w:t>With the resampled and subsampled age data in step 6 and the sex-specific population abundance-at-length in step 4, calculate sex-specific population abundance-at-age.</w:t>
      </w:r>
    </w:p>
    <w:p w14:paraId="372E4BAD" w14:textId="77777777" w:rsidR="000E3E29" w:rsidRDefault="000E3E29" w:rsidP="000E3E29">
      <w:pPr>
        <w:pStyle w:val="Compact"/>
        <w:ind w:left="720"/>
      </w:pPr>
    </w:p>
    <w:p w14:paraId="0619F954" w14:textId="12C36FB8" w:rsidR="00CD027C" w:rsidRDefault="00CA1586">
      <w:pPr>
        <w:pStyle w:val="FirstParagraph"/>
      </w:pPr>
      <w:r>
        <w:t>The core of the bootstrap-simulation function (steps 3 and 6 above) is designed to explore reductions in the sample size of lengths collected on a per haul basis, as well as in the total sample size for ages (aggregated across hauls). In step 3 of this bootstrap-simulation, the pre-determined sub</w:t>
      </w:r>
      <w:r w:rsidR="0051081A">
        <w:t>-</w:t>
      </w:r>
      <w:r>
        <w:t xml:space="preserve">sampling level for lengths (whether total or sex-specific,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in a given haul must be less than or equal to the sample size </w:t>
      </w:r>
      <w:r>
        <w:rPr>
          <w:i/>
          <w:iCs/>
        </w:rPr>
        <w:t>x</w:t>
      </w:r>
      <w:r>
        <w:t xml:space="preserve"> collected in the historical data for that haul. When the pre-determined sub</w:t>
      </w:r>
      <w:r w:rsidR="0051081A">
        <w:t>-</w:t>
      </w:r>
      <w:r>
        <w:t xml:space="preserve">sampling level for lengths in a haul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is less than the historical sample size </w:t>
      </w:r>
      <w:r>
        <w:rPr>
          <w:i/>
          <w:iCs/>
        </w:rPr>
        <w:t>x</w:t>
      </w:r>
      <w:r>
        <w:t xml:space="preserve"> for that haul then a random draw of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from the resampled lengths in step 2 is taken without replacement, if </w:t>
      </w:r>
      <m:oMath>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&gt;</m:t>
        </m:r>
        <m:r>
          <w:rPr>
            <w:rFonts w:ascii="Cambria Math" w:hAnsi="Cambria Math"/>
          </w:rPr>
          <m:t>x</m:t>
        </m:r>
      </m:oMath>
      <w:r>
        <w:t xml:space="preserve"> then the resampled lengths of size </w:t>
      </w:r>
      <w:r>
        <w:rPr>
          <w:i/>
          <w:iCs/>
        </w:rPr>
        <w:t>x</w:t>
      </w:r>
      <w:r>
        <w:t xml:space="preserve"> in step 2 is used directly. </w:t>
      </w:r>
      <w:r w:rsidR="00302D97">
        <w:t xml:space="preserve">We evaluated the impacts of sub-sampling of length frequency and age specimen collections at two different levels, either at the haul level (for length frequency), or at the survey total level (for age specimen collections). </w:t>
      </w:r>
      <w:r>
        <w:t>We set the sub</w:t>
      </w:r>
      <w:r w:rsidR="0051081A">
        <w:t>-</w:t>
      </w:r>
      <w:r>
        <w:t>sampling level for length frequency at numbers per haul to evaluate the AFSC length sampling design</w:t>
      </w:r>
      <w:r w:rsidR="00302D97">
        <w:t>, as the effort expended by survey staff to length and determine sex of a fish is most important at the haul level</w:t>
      </w:r>
      <w:r>
        <w:t>. Additionally, to subsample ages, we reduced the proportion of the total number of ages sampled in step 6 to evaluate the consequences of reductions in overall age sampling</w:t>
      </w:r>
      <w:r w:rsidR="002B5BE5">
        <w:t>. We evaluated age specimen sampling at the total survey level</w:t>
      </w:r>
      <w:r w:rsidR="002B5BE5" w:rsidDel="002B5BE5">
        <w:t xml:space="preserve"> </w:t>
      </w:r>
      <w:r w:rsidR="002B5BE5">
        <w:t>b</w:t>
      </w:r>
      <w:r>
        <w:t>ecause the number of otoliths collected per haul for age analysis is typically small</w:t>
      </w:r>
      <w:r w:rsidR="002B5BE5">
        <w:t xml:space="preserve"> and an important consideration for the level of age sampling is the total number of ages read at an age reading laboratory</w:t>
      </w:r>
      <w:r>
        <w:t>. The bootstrap-simulation repeated steps 1-7 iteratively for each length and age subsample level, providing iterated population abundance-at-length and age that was then compared to the population abundance-at-length and age calculated from the original data.</w:t>
      </w:r>
    </w:p>
    <w:p w14:paraId="2D7EB7F3" w14:textId="60AEF67D" w:rsidR="00CD027C" w:rsidRDefault="00CA1586" w:rsidP="000E3E29">
      <w:pPr>
        <w:pStyle w:val="BodyText"/>
        <w:ind w:firstLine="720"/>
      </w:pPr>
      <w:r>
        <w:lastRenderedPageBreak/>
        <w:t xml:space="preserve">The length subsample levels that we evaluated from the </w:t>
      </w:r>
      <w:proofErr w:type="gramStart"/>
      <w:r>
        <w:t>full length</w:t>
      </w:r>
      <w:proofErr w:type="gramEnd"/>
      <w:r>
        <w:t xml:space="preserve"> frequency collections were 50, 100, 150, 200, and 250 samples per haul.</w:t>
      </w:r>
      <w:r w:rsidR="00F11F51">
        <w:t xml:space="preserve"> Using the GOA stocks as an example, we also evaluated the impact of different length composition binning for 2 cm and 5 cm length bins, as well as the impact of sub-sampling for lengths at a sub-regional scale (for the western, central, and eastern GOA).</w:t>
      </w:r>
      <w:r>
        <w:t xml:space="preserve"> The age subsample levels that we evaluated from the full age specimen collections were 25%, 50%, 75%, and 90% of the total number of ages collected in any given survey year. We also ran the bootstrap-simulation for the full number of length frequency and age specimen collections without </w:t>
      </w:r>
      <w:proofErr w:type="spellStart"/>
      <w:r>
        <w:t>subsetting</w:t>
      </w:r>
      <w:proofErr w:type="spellEnd"/>
      <w:r>
        <w:t xml:space="preserve"> to compare the base level uncertainty with the uncertainty observed as a result of sub-sampling. We ran the bootstrap-simulation for 500 iterations, the level at which variability in results did not increase</w:t>
      </w:r>
      <w:r w:rsidR="00F11F51">
        <w:t xml:space="preserve"> (see Supplementary Figure S1)</w:t>
      </w:r>
      <w:r>
        <w:t>. The bootstrap-simulation was developed in R (R Core Team 2022) and is available via GitHub as an R package (</w:t>
      </w:r>
      <w:hyperlink r:id="rId9">
        <w:r w:rsidRPr="000E3E29">
          <w:rPr>
            <w:rStyle w:val="Hyperlink"/>
            <w:color w:val="auto"/>
          </w:rPr>
          <w:t>https://github.com/BenWilliams-NOAA/swo</w:t>
        </w:r>
      </w:hyperlink>
      <w:r>
        <w:t>).</w:t>
      </w:r>
    </w:p>
    <w:p w14:paraId="7163B419" w14:textId="77777777" w:rsidR="000E3E29" w:rsidRDefault="000E3E29" w:rsidP="000E3E29">
      <w:pPr>
        <w:pStyle w:val="BodyText"/>
      </w:pPr>
    </w:p>
    <w:p w14:paraId="19012695" w14:textId="77777777" w:rsidR="00CD027C" w:rsidRDefault="00CA1586">
      <w:pPr>
        <w:pStyle w:val="Heading2"/>
      </w:pPr>
      <w:bookmarkStart w:id="15" w:name="computing-input-sample-size"/>
      <w:bookmarkEnd w:id="14"/>
      <w:r>
        <w:t>Computing input sample size</w:t>
      </w:r>
    </w:p>
    <w:p w14:paraId="5C31F393" w14:textId="61212BF8" w:rsidR="00CD027C" w:rsidRDefault="002B5BE5" w:rsidP="000E3E29">
      <w:pPr>
        <w:pStyle w:val="FirstParagraph"/>
        <w:ind w:firstLine="720"/>
      </w:pPr>
      <w:r>
        <w:t>Realized</w:t>
      </w:r>
      <w:r w:rsidR="00CA1586">
        <w:t xml:space="preserve"> sample size, as introduced </w:t>
      </w:r>
      <w:r>
        <w:t>in Appendix 2 of</w:t>
      </w:r>
      <w:r w:rsidR="00CA1586">
        <w:t xml:space="preserve"> McAllister and </w:t>
      </w:r>
      <w:proofErr w:type="spellStart"/>
      <w:r w:rsidR="00CA1586">
        <w:t>Ianelli</w:t>
      </w:r>
      <w:proofErr w:type="spellEnd"/>
      <w:r w:rsidR="00CA1586">
        <w:t xml:space="preserve"> (1997), is a statistic that can </w:t>
      </w:r>
      <w:r w:rsidR="006F3C78">
        <w:t xml:space="preserve">approximate </w:t>
      </w:r>
      <w:r w:rsidR="00CA1586">
        <w:t>the level of intra-haul correlation in age and length composition samples</w:t>
      </w:r>
      <w:r w:rsidR="006F3C78">
        <w:t xml:space="preserve"> that can be used in several error structures when fitting composition data in stock assessments (e.g., multinomial, Dirichlet, and Dirichlet-</w:t>
      </w:r>
      <w:proofErr w:type="spellStart"/>
      <w:r w:rsidR="006F3C78">
        <w:t>Mulinomial</w:t>
      </w:r>
      <w:proofErr w:type="spellEnd"/>
      <w:r w:rsidR="006F3C78">
        <w:t>)</w:t>
      </w:r>
      <w:r w:rsidR="00CA1586">
        <w:t xml:space="preserve">. It is also a statistic that can evaluate the amount of uncertainty in estimated composition data compared to observed composition data. </w:t>
      </w:r>
      <w:r>
        <w:t xml:space="preserve">Realized </w:t>
      </w:r>
      <w:r w:rsidR="00CA1586">
        <w:t xml:space="preserve">sample size </w:t>
      </w: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y</m:t>
            </m:r>
          </m:sub>
        </m:sSub>
      </m:oMath>
      <w:r w:rsidR="00CA1586">
        <w:t xml:space="preserve"> is given by</w:t>
      </w:r>
    </w:p>
    <w:p w14:paraId="035A3941" w14:textId="5E83837F" w:rsidR="00CD027C" w:rsidRDefault="007176C2">
      <w:pPr>
        <w:pStyle w:val="BodyText"/>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e>
              </m:nary>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e>
              </m:d>
            </m:num>
            <m:den>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e>
                      </m:d>
                    </m:e>
                    <m:sup>
                      <m:r>
                        <w:rPr>
                          <w:rFonts w:ascii="Cambria Math" w:hAnsi="Cambria Math"/>
                        </w:rPr>
                        <m:t>2</m:t>
                      </m:r>
                    </m:sup>
                  </m:sSup>
                </m:e>
              </m:nary>
            </m:den>
          </m:f>
          <m:r>
            <w:rPr>
              <w:rFonts w:ascii="Cambria Math" w:hAnsi="Cambria Math"/>
            </w:rPr>
            <m:t>  </m:t>
          </m:r>
          <m:d>
            <m:dPr>
              <m:ctrlPr>
                <w:rPr>
                  <w:rFonts w:ascii="Cambria Math" w:hAnsi="Cambria Math"/>
                </w:rPr>
              </m:ctrlPr>
            </m:dPr>
            <m:e>
              <m:r>
                <w:rPr>
                  <w:rFonts w:ascii="Cambria Math" w:hAnsi="Cambria Math"/>
                </w:rPr>
                <m:t>7</m:t>
              </m:r>
            </m:e>
          </m:d>
        </m:oMath>
      </m:oMathPara>
    </w:p>
    <w:p w14:paraId="375326D7" w14:textId="7D3B1784" w:rsidR="00CD027C" w:rsidRDefault="00CA1586">
      <w:pPr>
        <w:pStyle w:val="FirstParagraph"/>
      </w:pPr>
      <w:r>
        <w:lastRenderedPageBreak/>
        <w:t xml:space="preserve">where </w:t>
      </w:r>
      <m:oMath>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oMath>
      <w:r>
        <w:t xml:space="preserve"> is the estimated proportion for category-</w:t>
      </w:r>
      <w:r>
        <w:rPr>
          <w:i/>
          <w:iCs/>
        </w:rPr>
        <w:t>c</w:t>
      </w:r>
      <w:r>
        <w:t xml:space="preserve"> (which can be either age or length or any other arbitrary category across which proportions are computed) in </w:t>
      </w:r>
      <w:proofErr w:type="spellStart"/>
      <w:r>
        <w:t>interation-</w:t>
      </w:r>
      <w:r>
        <w:rPr>
          <w:i/>
          <w:iCs/>
        </w:rPr>
        <w:t>i</w:t>
      </w:r>
      <w:proofErr w:type="spellEnd"/>
      <w:r>
        <w:t xml:space="preserve"> and year-</w:t>
      </w:r>
      <w:r>
        <w:rPr>
          <w:i/>
          <w:iCs/>
        </w:rPr>
        <w:t>y</w:t>
      </w:r>
      <w:r>
        <w:t xml:space="preserve"> and </w:t>
      </w:r>
      <m:oMath>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oMath>
      <w:r>
        <w:t xml:space="preserve"> is the observed proportion for category-</w:t>
      </w:r>
      <w:r>
        <w:rPr>
          <w:i/>
          <w:iCs/>
        </w:rPr>
        <w:t>c</w:t>
      </w:r>
      <w:r>
        <w:t xml:space="preserve"> in year-</w:t>
      </w:r>
      <w:r>
        <w:rPr>
          <w:i/>
          <w:iCs/>
        </w:rPr>
        <w:t>y</w:t>
      </w:r>
      <w:r>
        <w:t xml:space="preserve">. In this bootstrap-simulation the length and age compositions derived from the historical bottom trawl surveys’ full datasets without any resampling were treated as the observed proportions </w:t>
      </w:r>
      <m:oMath>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oMath>
      <w:r>
        <w:t xml:space="preserve"> in equation (</w:t>
      </w:r>
      <w:r w:rsidR="0053139E">
        <w:t>7</w:t>
      </w:r>
      <w:r>
        <w:t>). For each iteration of the bootstrap simulation for a pre-specified sub-sampling level, we computed an estimated proportion (</w:t>
      </w:r>
      <m:oMath>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oMath>
      <w:r>
        <w:t xml:space="preserve">) that was then compared to this observed sex-specific (and sex-aggregated total) length and age composition. Thus, across each iteration of the bootstrap simulation we computed a </w:t>
      </w:r>
      <w:r w:rsidR="0053139E">
        <w:t>realized</w:t>
      </w:r>
      <w:r>
        <w:t xml:space="preserve"> sample size that indicated the change in uncertainty caused by sub-sampling length frequency and age specimen data. A larger </w:t>
      </w:r>
      <w:r w:rsidR="0053139E">
        <w:t>realized</w:t>
      </w:r>
      <w:r>
        <w:t xml:space="preserve"> sample size indicates higher certainty in the iterated composition estimates, while lower </w:t>
      </w:r>
      <w:r w:rsidR="0053139E">
        <w:t>realized</w:t>
      </w:r>
      <w:r>
        <w:t xml:space="preserve"> sample size indicates less certainty.</w:t>
      </w:r>
    </w:p>
    <w:p w14:paraId="0C05D0BD" w14:textId="58DD1EB6" w:rsidR="00CD027C" w:rsidRDefault="00CA1586" w:rsidP="000E3E29">
      <w:pPr>
        <w:pStyle w:val="BodyText"/>
        <w:ind w:firstLine="720"/>
      </w:pPr>
      <w:r>
        <w:t xml:space="preserve">The harmonic mean was used to summarize these annual </w:t>
      </w:r>
      <w:r w:rsidR="0053139E">
        <w:t>realized</w:t>
      </w:r>
      <w:r>
        <w:t xml:space="preserve"> sample sizes across iterations. This has been shown to reduce bias in recovering the true sample size in simulations for a multinomial distribution and has been recommended to determine the ‘input sample size’ used as an initial weighting in stock assessment models to fit compositional data (Stewart and Hamel 2014). Herein, we use the term ‘iterated </w:t>
      </w:r>
      <w:r w:rsidR="0053139E">
        <w:t>realized</w:t>
      </w:r>
      <w:r>
        <w:t xml:space="preserve"> sample size’ (iterated </w:t>
      </w:r>
      <w:r>
        <w:rPr>
          <w:i/>
          <w:iCs/>
        </w:rPr>
        <w:t>R</w:t>
      </w:r>
      <w:r>
        <w:t xml:space="preserve">) to refer to the </w:t>
      </w:r>
      <w:r w:rsidR="0053139E">
        <w:t xml:space="preserve">realized </w:t>
      </w:r>
      <w:r>
        <w:t xml:space="preserve">sample sizes computed for each iteration of the bootstrap-simulation from (1), and we use the term ‘input sample size’ (ISS) to refer to the harmonic mean of the iterated </w:t>
      </w:r>
      <w:r w:rsidR="0053139E">
        <w:t xml:space="preserve">realized </w:t>
      </w:r>
      <w:r>
        <w:t>sample sizes.</w:t>
      </w:r>
    </w:p>
    <w:p w14:paraId="562592D7" w14:textId="0FBD5FED" w:rsidR="00CD027C" w:rsidRDefault="00CA1586" w:rsidP="000E3E29">
      <w:pPr>
        <w:pStyle w:val="BodyText"/>
        <w:ind w:firstLine="720"/>
      </w:pPr>
      <w:r>
        <w:t xml:space="preserve">We provide results of both the annual age and length composition ISS estimates and their relative size (termed ‘relative ISS’) compared to the full dataset ISS. The relative ISS was computed as the ISS at a pre-determined sub-sampling level divided by the full dataset ISS (no sub-sampling) for each survey year. This provides an indication of the amount of change in </w:t>
      </w:r>
      <w:r>
        <w:lastRenderedPageBreak/>
        <w:t xml:space="preserve">uncertainty due to reductions in sub-sampling rates. To provide general results for illustration of trends we display the ISS and relative ISS by species type (flatfish, </w:t>
      </w:r>
      <w:proofErr w:type="spellStart"/>
      <w:r>
        <w:t>gadid</w:t>
      </w:r>
      <w:proofErr w:type="spellEnd"/>
      <w:r>
        <w:t>, and rockfish)</w:t>
      </w:r>
      <w:r w:rsidR="00FE79D5">
        <w:t xml:space="preserve"> and across survey regions (AI, EBS, and GOA)</w:t>
      </w:r>
      <w:r>
        <w:t xml:space="preserve"> </w:t>
      </w:r>
      <w:r w:rsidR="00FE79D5">
        <w:t xml:space="preserve">using </w:t>
      </w:r>
      <w:r>
        <w:t>box-plots (which include the median, inter-quartile range, and 95th percentile range). Thus, when species type results are shown they are grouped across the stocks within that species type (as indicated in Table 1)</w:t>
      </w:r>
      <w:r w:rsidR="00FE79D5">
        <w:t xml:space="preserve"> and across the survey regions</w:t>
      </w:r>
      <w:r>
        <w:t xml:space="preserve">. </w:t>
      </w:r>
      <w:r w:rsidR="00FE79D5">
        <w:t xml:space="preserve">To evaluate if the results of length frequency sub-sampling were sensitive to the length composition bin structure, we also included length composition bins of 2 cm and 5 cm for comparison with the base case of 1 cm bins using the stocks in the GOA as an example. Additionally, to evaluate whether the results of length frequency sub-sampling were sensitive to the spatial scale, we included analysis that evaluated subsampling at the sub-regional scale within the GOA as an example (for the Western, Central, and Eastern GOA sub-regions).  </w:t>
      </w:r>
      <w:r>
        <w:t>To further explore and compare the general relationship between reduction in relative ISS due to reduction in sampling for age composition, we fit a linear model to these data by sex for each species type and survey region, while presenting the relative ISS for each stock evaluated.</w:t>
      </w:r>
      <w:r w:rsidR="00FE79D5">
        <w:t xml:space="preserve"> Finally, while the primary metric of this study was ISS, as an indication of </w:t>
      </w:r>
      <w:r w:rsidR="00103D27">
        <w:t xml:space="preserve">changes to uncertainty due to sub-sampling, we also evaluated relative bias in sex-specific mean length and the sex ratio as additional metrics. In this case, relative bias was computed as the relative bias between the full dataset mean length (or sex ratio) and the sub-sampled dataset mean length (or </w:t>
      </w:r>
      <w:del w:id="16" w:author="Jason Conner" w:date="2023-08-29T17:34:00Z">
        <w:r w:rsidR="00103D27" w:rsidDel="00AB2AA1">
          <w:delText xml:space="preserve">sec </w:delText>
        </w:r>
      </w:del>
      <w:ins w:id="17" w:author="Jason Conner" w:date="2023-08-29T17:34:00Z">
        <w:r w:rsidR="00AB2AA1">
          <w:t xml:space="preserve">sex </w:t>
        </w:r>
      </w:ins>
      <w:r w:rsidR="00103D27">
        <w:t>ratio).</w:t>
      </w:r>
    </w:p>
    <w:p w14:paraId="7A7F1413" w14:textId="77777777" w:rsidR="000E3E29" w:rsidRDefault="000E3E29" w:rsidP="000E3E29">
      <w:pPr>
        <w:pStyle w:val="BodyText"/>
      </w:pPr>
    </w:p>
    <w:p w14:paraId="78321229" w14:textId="77777777" w:rsidR="00CD027C" w:rsidRDefault="00CA1586">
      <w:pPr>
        <w:pStyle w:val="Heading1"/>
      </w:pPr>
      <w:bookmarkStart w:id="18" w:name="results"/>
      <w:bookmarkEnd w:id="6"/>
      <w:bookmarkEnd w:id="15"/>
      <w:r>
        <w:t>Results</w:t>
      </w:r>
    </w:p>
    <w:p w14:paraId="33EFB970" w14:textId="41EA6CFF" w:rsidR="00CD027C" w:rsidRDefault="00CA1586" w:rsidP="000E3E29">
      <w:pPr>
        <w:pStyle w:val="FirstParagraph"/>
        <w:ind w:firstLine="720"/>
      </w:pPr>
      <w:r>
        <w:t xml:space="preserve">As the number of length frequency sub-samples taken within hauls decreased, the length composition ISS decreased, but not dramatically (e.g., moving right to left on the </w:t>
      </w:r>
      <w:r>
        <w:rPr>
          <w:i/>
          <w:iCs/>
        </w:rPr>
        <w:t>x</w:t>
      </w:r>
      <w:r>
        <w:t xml:space="preserve">-axis of the </w:t>
      </w:r>
      <w:r>
        <w:lastRenderedPageBreak/>
        <w:t>top panels in Figure 2). This trend of decreasing length composition ISS associated with decreasing sub-sampling levels per haul for length frequency was observed across all regions, stocks, and sex categories evaluated (</w:t>
      </w:r>
      <w:r w:rsidR="009520E7">
        <w:t xml:space="preserve">region- and stock-specific results are shown in </w:t>
      </w:r>
      <w:r>
        <w:t>Supplementary Material Figures S</w:t>
      </w:r>
      <w:r w:rsidR="009520E7">
        <w:t>2</w:t>
      </w:r>
      <w:r>
        <w:t>–S</w:t>
      </w:r>
      <w:r w:rsidR="009520E7">
        <w:t>4</w:t>
      </w:r>
      <w:r>
        <w:t xml:space="preserve">). The sex-specific length composition ISS were smaller than the total (combined sex) ISS for all stocks evaluated. This remained true for each individual sub-sampling case as well. However, stock-specific and species type differences in the magnitude of sex-specific ISS were observed (e.g., flatfish, including </w:t>
      </w:r>
      <w:proofErr w:type="spellStart"/>
      <w:r>
        <w:t>arrowtooth</w:t>
      </w:r>
      <w:proofErr w:type="spellEnd"/>
      <w:r>
        <w:t xml:space="preserve"> flounder and yellowfin sole). If the magnitudes were different, female length composition ISS was consistently larger than male length composition ISS; this same result was not replicated for the </w:t>
      </w:r>
      <w:proofErr w:type="spellStart"/>
      <w:r>
        <w:t>gadid</w:t>
      </w:r>
      <w:proofErr w:type="spellEnd"/>
      <w:r>
        <w:t xml:space="preserve"> and rockfish stocks, where the sex-specific ISS were relatively similar. While the magnitude of length composition ISS was species type, stock, and sex-specific, across survey years the length composition ISS generally ranged from 250 to 4,000 for flatfish, 100 to 3,500 for </w:t>
      </w:r>
      <w:proofErr w:type="spellStart"/>
      <w:r>
        <w:t>gadids</w:t>
      </w:r>
      <w:proofErr w:type="spellEnd"/>
      <w:r>
        <w:t xml:space="preserve">, and 100 to 1,000 for rockfish (including the full dataset case and all sub-sampling levels). The variability in length composition ISS across survey years and haul sub-sampling levels also varied between species types and stocks, but the variability generally declined as the haul sub-sampling level decreased. </w:t>
      </w:r>
      <w:r w:rsidR="004A3980">
        <w:t>Using the full age specimen samples while changing the sub-sampling case for length frequency</w:t>
      </w:r>
      <w:r>
        <w:t xml:space="preserve">, the magnitude of age composition ISS for all stocks within each region was unaffected by length sub-sampling </w:t>
      </w:r>
      <w:r w:rsidR="004A3980">
        <w:t xml:space="preserve">across the length frequency haul level sub-sampling cases evaluated </w:t>
      </w:r>
      <w:r>
        <w:t>(bottom panels of Figure 2).</w:t>
      </w:r>
      <w:r w:rsidR="00B00AD3">
        <w:t xml:space="preserve"> We note that the magnitude of length composition ISS ranged from five to ten times the magnitude of age composition ISS for flatfish and </w:t>
      </w:r>
      <w:proofErr w:type="spellStart"/>
      <w:r w:rsidR="00B00AD3">
        <w:t>gadids</w:t>
      </w:r>
      <w:proofErr w:type="spellEnd"/>
      <w:r w:rsidR="00B00AD3">
        <w:t>, and two to three times the magnitude of age composition ISS for rockfish (</w:t>
      </w:r>
      <w:r w:rsidR="009520E7">
        <w:t xml:space="preserve">comparing the top and bottom panels of </w:t>
      </w:r>
      <w:r w:rsidR="00B00AD3">
        <w:t xml:space="preserve">Figure 2). </w:t>
      </w:r>
    </w:p>
    <w:p w14:paraId="0EA9D1FC" w14:textId="1EAB50AD" w:rsidR="00CD027C" w:rsidRDefault="00CA1586" w:rsidP="000E3E29">
      <w:pPr>
        <w:pStyle w:val="BodyText"/>
        <w:ind w:firstLine="720"/>
      </w:pPr>
      <w:r>
        <w:lastRenderedPageBreak/>
        <w:t>As the haul level length frequency sub-sampling level decreased the</w:t>
      </w:r>
      <w:r w:rsidR="009520E7">
        <w:t xml:space="preserve"> length composition</w:t>
      </w:r>
      <w:r>
        <w:t xml:space="preserve"> relative ISS also decreased (</w:t>
      </w:r>
      <w:r w:rsidR="009520E7">
        <w:t xml:space="preserve">to panels of </w:t>
      </w:r>
      <w:r>
        <w:t xml:space="preserve">Figure 3). This decrease in </w:t>
      </w:r>
      <w:r w:rsidR="009520E7">
        <w:t xml:space="preserve">length composition </w:t>
      </w:r>
      <w:r>
        <w:t xml:space="preserve">relative ISS was exhibited by all stocks evaluated, </w:t>
      </w:r>
      <w:r w:rsidR="00BE7F65">
        <w:t xml:space="preserve">and </w:t>
      </w:r>
      <w:r>
        <w:t>although the magnitude of decrease was region- and stock-specific</w:t>
      </w:r>
      <w:r w:rsidR="00BE7F65">
        <w:t xml:space="preserve"> the results were consistent across regions and stocks</w:t>
      </w:r>
      <w:r>
        <w:t xml:space="preserve"> (</w:t>
      </w:r>
      <w:r w:rsidR="009520E7">
        <w:t xml:space="preserve">region- and stock-specific results are shown in </w:t>
      </w:r>
      <w:r>
        <w:t>Supplementary Material Figures S</w:t>
      </w:r>
      <w:r w:rsidR="009520E7">
        <w:t>5</w:t>
      </w:r>
      <w:r>
        <w:t>–S</w:t>
      </w:r>
      <w:r w:rsidR="009520E7">
        <w:t>7</w:t>
      </w:r>
      <w:r>
        <w:t>). For sub-sampling levels of 150 and greater</w:t>
      </w:r>
      <w:r w:rsidR="009520E7">
        <w:t xml:space="preserve"> lengths measured per haul</w:t>
      </w:r>
      <w:r>
        <w:t>, the variability in length composition relative ISS was small and consistent across all the species types and survey regions evaluated.</w:t>
      </w:r>
      <w:r w:rsidR="00BE7F65">
        <w:t xml:space="preserve"> Across the length frequency sub-sampling levels evaluated the age composition relative ISS was minimally </w:t>
      </w:r>
      <w:proofErr w:type="gramStart"/>
      <w:r w:rsidR="00BE7F65">
        <w:t>effected</w:t>
      </w:r>
      <w:proofErr w:type="gramEnd"/>
      <w:r w:rsidR="00BE7F65">
        <w:t xml:space="preserve"> by the magnitude of sub-sampling in the length frequency data used for the first stage expansion (bottom panels of Figure 3).</w:t>
      </w:r>
    </w:p>
    <w:p w14:paraId="23E97149" w14:textId="74F2C8EF" w:rsidR="00CD027C" w:rsidRDefault="00CA1586" w:rsidP="000E3E29">
      <w:pPr>
        <w:pStyle w:val="BodyText"/>
        <w:ind w:firstLine="720"/>
      </w:pPr>
      <w:r>
        <w:t>While the magnitude of decrease in the length composition relative ISS was survey region- and sex-specific, none of the stocks decreased below 50%, and most stocks did not decrease below 60% (</w:t>
      </w:r>
      <w:r w:rsidR="00BE7F65">
        <w:t xml:space="preserve">top panels of </w:t>
      </w:r>
      <w:r>
        <w:t>Figure 3). The range in the length composition annual relative ISS across the sex categories evaluated either included or was above 90% for length frequency sub-sampling levels greater than 100 fish per haul. EBS walleye pollock was the one exception (Figure S</w:t>
      </w:r>
      <w:r w:rsidR="004B6FEB">
        <w:t>6</w:t>
      </w:r>
      <w:r>
        <w:t>) where the relative ISS was less than 90% for females and males. Besides EBS walleye pollock, in which the range in the relative ISS included 90%, the remainder of the stocks evaluated resulted in relative ISS greater than 90% for length frequency sub-sampling levels of 150 fish per haul or more regardless of length composition sex category</w:t>
      </w:r>
      <w:r w:rsidR="004B6FEB">
        <w:t xml:space="preserve"> (Supplementary Material Figures S5–S7)</w:t>
      </w:r>
      <w:r>
        <w:t>. Sampling at a level of 1</w:t>
      </w:r>
      <w:r w:rsidR="00C95F8B">
        <w:t>5</w:t>
      </w:r>
      <w:r>
        <w:t>0 to 1</w:t>
      </w:r>
      <w:r w:rsidR="00C95F8B">
        <w:t>0</w:t>
      </w:r>
      <w:r>
        <w:t>0 fish per haul for length frequency would result in 7,000 - 32,000 fewer collections per-year for the surveys evaluated (Table 2).</w:t>
      </w:r>
    </w:p>
    <w:p w14:paraId="03B617F0" w14:textId="56011F2D" w:rsidR="004B6FEB" w:rsidRDefault="00A33335" w:rsidP="000E3E29">
      <w:pPr>
        <w:pStyle w:val="BodyText"/>
        <w:ind w:firstLine="720"/>
      </w:pPr>
      <w:r>
        <w:lastRenderedPageBreak/>
        <w:t xml:space="preserve">Similar to the results at 1 cm bins for the length frequency data, at 2 cm and 5 cm bins the length composition relative ISS decreased as the haul level length frequency sub-sampling level decreased (Figure </w:t>
      </w:r>
      <w:r w:rsidR="00AC69EC">
        <w:t>4</w:t>
      </w:r>
      <w:r>
        <w:t xml:space="preserve">, shown for GOA stocks as an example). It was also the case for 2 cm and 5 cm length bins that the length composition relative ISS was at or above 90% </w:t>
      </w:r>
      <w:r w:rsidR="00AC69EC">
        <w:t xml:space="preserve">for length </w:t>
      </w:r>
      <w:r>
        <w:t>frequency sub-sampling levels greater than 100 fish per haul. We also find that the magnitude of length composition ISS decreased as the length bin increased, where for the same stock the length composition ISS was smaller at a length bin of 5 cm compared to a length bin of 1 cm (Supplementary Material Figure S8). Also similar to the results of a 1 cm length composition bin, the age composition ISS for 2 cm and 5 cm bins was unaffected by the haul level length frequency sub-sampling level, and the magnitude of age composition ISS was unaffected by the size of the length composition bin (Supplementary Material Figure S9).</w:t>
      </w:r>
    </w:p>
    <w:p w14:paraId="5C269850" w14:textId="5C77F7E3" w:rsidR="004B6FEB" w:rsidRDefault="00AC69EC" w:rsidP="000E3E29">
      <w:pPr>
        <w:pStyle w:val="BodyText"/>
        <w:ind w:firstLine="720"/>
      </w:pPr>
      <w:r>
        <w:t>Evaluating the impacts of length frequency sub-sampling at th</w:t>
      </w:r>
      <w:r w:rsidR="00AE1599">
        <w:t>e sub-regional scale</w:t>
      </w:r>
      <w:r>
        <w:t xml:space="preserve"> showed that the results for each sub-region were consistent with the broader region (Figure 5</w:t>
      </w:r>
      <w:r w:rsidR="00AE1599">
        <w:t>, using the stocks within the GOA as an example</w:t>
      </w:r>
      <w:r>
        <w:t xml:space="preserve">). Regardless of the </w:t>
      </w:r>
      <w:r w:rsidR="00AE1599">
        <w:t xml:space="preserve">spatial </w:t>
      </w:r>
      <w:r>
        <w:t>scale of the length composition expansion</w:t>
      </w:r>
      <w:r w:rsidR="00AE1599">
        <w:t xml:space="preserve"> (whether for the entire GOA or at the sub-regional scale of the GOA)</w:t>
      </w:r>
      <w:r>
        <w:t>, the length composition relative ISS was at or above 90% for length frequency sub-sampling levels greater than 100 fish per haul.</w:t>
      </w:r>
      <w:r w:rsidR="00AE1599">
        <w:t xml:space="preserve"> We do note, that the magnitude of length composition ISS was smaller at the sub-regional scale compared to the larger region (Supplementary Material Figure S10), thus, there is an increase in uncertainty in length composition as the spatial scale is reduced. It continued to be the case at the sub-regional scale that the age composition ISS was unaffected by the level of length frequency sub-sampling (Supplementary Material Figure S11), and, similar to the length composition ISS, the age composition ISS was smaller at the sub-regional scale compared to the broader region.</w:t>
      </w:r>
    </w:p>
    <w:p w14:paraId="4DABD4F6" w14:textId="2D1C1EFA" w:rsidR="00CD027C" w:rsidRDefault="00CA1586" w:rsidP="000E3E29">
      <w:pPr>
        <w:pStyle w:val="BodyText"/>
        <w:ind w:firstLine="720"/>
      </w:pPr>
      <w:r>
        <w:lastRenderedPageBreak/>
        <w:t xml:space="preserve">While age composition ISS was unaffected by the length frequency sub-sampling level, the age composition ISS did markedly decrease as the </w:t>
      </w:r>
      <w:r w:rsidR="00B00AD3">
        <w:t>magnitude of</w:t>
      </w:r>
      <w:r>
        <w:t xml:space="preserve"> specimen age data decreased (e.g., moving right to left on the </w:t>
      </w:r>
      <w:r>
        <w:rPr>
          <w:i/>
          <w:iCs/>
        </w:rPr>
        <w:t>x</w:t>
      </w:r>
      <w:r>
        <w:t>-axis of</w:t>
      </w:r>
      <w:r w:rsidR="00261650">
        <w:t xml:space="preserve"> the top panels of</w:t>
      </w:r>
      <w:r>
        <w:t xml:space="preserve"> Figure </w:t>
      </w:r>
      <w:r w:rsidR="00261650">
        <w:t>6</w:t>
      </w:r>
      <w:r>
        <w:t>). We note that this result was consistent across all regions, stocks, and sex categories evaluated (Supplementary Material Figures S</w:t>
      </w:r>
      <w:r w:rsidR="00261650">
        <w:t>12</w:t>
      </w:r>
      <w:r>
        <w:t>–S</w:t>
      </w:r>
      <w:r w:rsidR="00261650">
        <w:t>14</w:t>
      </w:r>
      <w:r>
        <w:t xml:space="preserve">). Similar to the results for length composition ISS, the sex-specific age composition ISS were smaller than the total (combined sex) ISS across all stocks evaluated, and the magnitude of age composition ISS compared between sex categories (female and male) differed by species types. Following the results of the sex-specific length composition ISS, if the magnitudes in age composition ISS were different between the sex categories, the female age composition ISS was larger than the male age composition ISS, which resulted for the flatfish stocks evaluated. </w:t>
      </w:r>
      <w:r w:rsidR="004F711F">
        <w:rPr>
          <w:rFonts w:cs="Times New Roman"/>
          <w:color w:val="222222"/>
          <w:szCs w:val="24"/>
        </w:rPr>
        <w:t xml:space="preserve">There could be a number of causes for the sex differences in length or age composition ISS flatfish. The smaller ISS for male flatfish indicates that there is more intra-haul correlation for males than females, or that the length composition from haul-to-haul is more variable for males than females. A number of processes could cause this, including sex-specific differences in natural mortality, for example, or this could also be due to availability differences to the survey between sexes. </w:t>
      </w:r>
      <w:r>
        <w:t xml:space="preserve">For the </w:t>
      </w:r>
      <w:proofErr w:type="spellStart"/>
      <w:r>
        <w:t>gadid</w:t>
      </w:r>
      <w:proofErr w:type="spellEnd"/>
      <w:r>
        <w:t xml:space="preserve"> and rockfish stocks </w:t>
      </w:r>
      <w:ins w:id="19" w:author="Jason Conner" w:date="2023-08-29T17:42:00Z">
        <w:r w:rsidR="006B6234">
          <w:t xml:space="preserve">we </w:t>
        </w:r>
      </w:ins>
      <w:r>
        <w:t xml:space="preserve">evaluated the magnitude of sex-specific age composition ISS was generally similar. The magnitude of sex-specific and total ISS </w:t>
      </w:r>
      <w:proofErr w:type="gramStart"/>
      <w:r>
        <w:t>were</w:t>
      </w:r>
      <w:proofErr w:type="gramEnd"/>
      <w:r>
        <w:t xml:space="preserve"> stock-specific, and overall ranged from 10 to 500, which was smaller than the length composition ISS in the same year for the same stock. The variability in annual age composition ISS was also stock-specific, where some stocks displayed larger range in age composition ISS across survey years than others.</w:t>
      </w:r>
    </w:p>
    <w:p w14:paraId="5415BA3B" w14:textId="19ABB04D" w:rsidR="00CD027C" w:rsidRDefault="00CA1586" w:rsidP="000E3E29">
      <w:pPr>
        <w:pStyle w:val="BodyText"/>
        <w:ind w:firstLine="720"/>
      </w:pPr>
      <w:r>
        <w:t>As the specimen age data sampling level decreased the age composition relative ISS also decreased (</w:t>
      </w:r>
      <w:r w:rsidR="00261650">
        <w:t xml:space="preserve">bottom panels of </w:t>
      </w:r>
      <w:r>
        <w:t xml:space="preserve">Figure </w:t>
      </w:r>
      <w:r w:rsidR="00261650">
        <w:t>6</w:t>
      </w:r>
      <w:r>
        <w:t xml:space="preserve">). Even though there were </w:t>
      </w:r>
      <w:r w:rsidR="00261650">
        <w:t xml:space="preserve">stock- and region-specific </w:t>
      </w:r>
      <w:r>
        <w:lastRenderedPageBreak/>
        <w:t>differences in the age composition relative ISS across the age sub-sampling levels evaluated</w:t>
      </w:r>
      <w:r w:rsidR="00261650">
        <w:t xml:space="preserve"> (Supplementary Material Figures S15–S17)</w:t>
      </w:r>
      <w:r>
        <w:t xml:space="preserve">, the trends across species types and survey regions were generally consistent, where </w:t>
      </w:r>
      <w:proofErr w:type="spellStart"/>
      <w:r>
        <w:t>gadids</w:t>
      </w:r>
      <w:proofErr w:type="spellEnd"/>
      <w:r>
        <w:t xml:space="preserve"> displayed the largest range in the decrease in relative ISS within each survey region (Figure </w:t>
      </w:r>
      <w:r w:rsidR="00261650">
        <w:t>6</w:t>
      </w:r>
      <w:r>
        <w:t>). While the decrease in both length and age composition relative ISS was consistent as the sub-sampling level decreased, the relative length composition ISS plateaued beyond around 150 lengths per haul. The relative age composition ISS did not replicate this plateau, but rather continued to increase as the sub-sampling level increased.</w:t>
      </w:r>
    </w:p>
    <w:p w14:paraId="6096539B" w14:textId="4899AD01" w:rsidR="00CD027C" w:rsidRDefault="00CA1586" w:rsidP="000E3E29">
      <w:pPr>
        <w:pStyle w:val="BodyText"/>
        <w:ind w:firstLine="720"/>
      </w:pPr>
      <w:r>
        <w:t xml:space="preserve">A notable result was that for all stocks evaluated, the decrease in age composition relative ISS was dampened when compared to the specimen age sub-sampling level collected (Figure </w:t>
      </w:r>
      <w:r w:rsidR="00184810">
        <w:t>7</w:t>
      </w:r>
      <w:r>
        <w:t xml:space="preserve">). For example, a reduction to 25% of the specimen age sample data did not translate to an age composition relative ISS reduction to 25%, but rather it resulted in a sub-sampled dataset age composition relative ISS of 30-40%; this was true at each age collection sub-sampling level evaluated. For rockfish and flatfish, the reduction in ISS compared to the reduction in specimen age samples were similar, both across stocks, survey regions, and sex categories. By comparison, for </w:t>
      </w:r>
      <w:proofErr w:type="spellStart"/>
      <w:r>
        <w:t>gadids</w:t>
      </w:r>
      <w:proofErr w:type="spellEnd"/>
      <w:r>
        <w:t xml:space="preserve"> and other (Atka mackerel), the reduction in age composition relative ISS compared to reduction in specimen age samples was further dampened, whereby the reduction in total age samples resulted in a proportionally smaller reduction in age composition ISS compared to rockfish and flatfish stocks (indicated by the slopes in the linear model fits in Figure </w:t>
      </w:r>
      <w:r w:rsidR="00184810">
        <w:t>7</w:t>
      </w:r>
      <w:r>
        <w:t>). Regardless, for all stocks and sex categories evaluated, the reduction in relative ISS was less than the reduction in the specimen age samples collected on the surveys.</w:t>
      </w:r>
    </w:p>
    <w:p w14:paraId="7DFC7A42" w14:textId="36FA746D" w:rsidR="00184810" w:rsidRDefault="00184810" w:rsidP="000E3E29">
      <w:pPr>
        <w:pStyle w:val="BodyText"/>
        <w:ind w:firstLine="720"/>
      </w:pPr>
      <w:r>
        <w:t xml:space="preserve">At length frequency sub-sampling levels of 100 and 150 fish per haul the relative bias for sex-specific mean length and sex ratio was centered at 0 (Figure 8). This indicates that sub-sampling of length frequency did not cause any bias to emerge for any of these metrics. </w:t>
      </w:r>
    </w:p>
    <w:p w14:paraId="021249EA" w14:textId="77777777" w:rsidR="000E3E29" w:rsidRDefault="000E3E29" w:rsidP="000E3E29">
      <w:pPr>
        <w:pStyle w:val="BodyText"/>
      </w:pPr>
    </w:p>
    <w:p w14:paraId="12AA3901" w14:textId="77777777" w:rsidR="00CD027C" w:rsidRDefault="00CA1586">
      <w:pPr>
        <w:pStyle w:val="Heading1"/>
      </w:pPr>
      <w:bookmarkStart w:id="20" w:name="discussion"/>
      <w:bookmarkEnd w:id="18"/>
      <w:r>
        <w:t>Discussion</w:t>
      </w:r>
    </w:p>
    <w:p w14:paraId="3A901699" w14:textId="2F0DC735" w:rsidR="00561B14" w:rsidRDefault="00CA1586" w:rsidP="00237C19">
      <w:pPr>
        <w:pStyle w:val="BodyText"/>
        <w:ind w:firstLine="720"/>
      </w:pPr>
      <w:r>
        <w:t>In this study, we developed a method to evaluate the consequences of reduced sampling effort on uncertainty in age and length composition data and demonstrated a decrease in the ISS from experimental treatments compared to the full dataset base case due to less sampling. We found that the reductions in age sampling effort had a great</w:t>
      </w:r>
      <w:r w:rsidR="004733BF">
        <w:t>er</w:t>
      </w:r>
      <w:r>
        <w:t xml:space="preserve"> effect on the age composition ISS than reductions in length sampling effort had on the length composition </w:t>
      </w:r>
      <w:commentRangeStart w:id="21"/>
      <w:r>
        <w:t>ISS</w:t>
      </w:r>
      <w:commentRangeEnd w:id="21"/>
      <w:r w:rsidR="001E6EA1">
        <w:rPr>
          <w:rStyle w:val="CommentReference"/>
        </w:rPr>
        <w:commentReference w:id="21"/>
      </w:r>
      <w:r>
        <w:t xml:space="preserve">. Looking across multiple survey regions revealed that these reductions in ISS, which represent increases in uncertainty, were stock-specific but the reductions were generally consistent. Based on the proportional decrease in ISS from sub-sampled data compared to the ISS generated from full datasets, we found that there are recommendations that can be made to balance the tradeoff of collecting a robust sample size of age and length compositions on fishery-independent platforms while also considering of the </w:t>
      </w:r>
      <w:del w:id="22" w:author="Jason Conner" w:date="2023-08-30T14:19:00Z">
        <w:r w:rsidDel="009D7D54">
          <w:delText xml:space="preserve">amount of </w:delText>
        </w:r>
      </w:del>
      <w:r>
        <w:t>effort the crew must expend to obtain these samples.</w:t>
      </w:r>
      <w:ins w:id="23" w:author="Jason Conner" w:date="2023-08-30T14:17:00Z">
        <w:r w:rsidR="007176C2">
          <w:t xml:space="preserve"> </w:t>
        </w:r>
      </w:ins>
      <w:r>
        <w:t>One outcome of this study is guidance on how many length frequency collections are necessary to provide adequate information for stock assessment models. Gerritsen and McGrath (2007) suggested that sampling rates for length frequency be 10 fish per length category within a haul based on the mean weighted coefficient of variation statistic. In practical implementation, their suggestion results in stock-specific sampling rates at the haul level, where species that are larger (and presumably have more length bins) would require more samples than species that are smaller. While this strategy makes biological sense and is attractive as it is related to life-history characteristics of the stocks being sampled, it is a more complicated sampling design compared to sampling at the same total rate for all the species caught.</w:t>
      </w:r>
      <w:r w:rsidR="00561B14">
        <w:t xml:space="preserve"> We also note</w:t>
      </w:r>
      <w:del w:id="24" w:author="Jason Conner" w:date="2023-08-30T14:22:00Z">
        <w:r w:rsidR="00561B14" w:rsidDel="009D7D54">
          <w:delText>,</w:delText>
        </w:r>
      </w:del>
      <w:r w:rsidR="00561B14">
        <w:t xml:space="preserve"> that for a </w:t>
      </w:r>
      <w:del w:id="25" w:author="Jason Conner" w:date="2023-08-30T14:22:00Z">
        <w:r w:rsidR="00561B14" w:rsidDel="009D7D54">
          <w:delText xml:space="preserve"> </w:delText>
        </w:r>
      </w:del>
      <w:r w:rsidR="00561B14">
        <w:t xml:space="preserve">species like Pacific cod, which can grow to upwards of 100 cm, that if the sampling rate were 10 fish per 1 </w:t>
      </w:r>
      <w:r w:rsidR="00561B14">
        <w:lastRenderedPageBreak/>
        <w:t>cm length bin, the resulting sample size (1,000) would be much larger than what we have found to be necessary.</w:t>
      </w:r>
    </w:p>
    <w:p w14:paraId="11440C73" w14:textId="1AB96E32" w:rsidR="00587B77" w:rsidRDefault="00CA1586" w:rsidP="000E3E29">
      <w:pPr>
        <w:pStyle w:val="BodyText"/>
        <w:ind w:firstLine="720"/>
      </w:pPr>
      <w:r>
        <w:t xml:space="preserve">Based on the results of this study, we suggest a length frequency sampling method </w:t>
      </w:r>
      <w:r w:rsidR="00561B14">
        <w:t>that sets</w:t>
      </w:r>
      <w:r>
        <w:t xml:space="preserve"> the same sampling rate across stocks at the haul level, recognizing that length frequencies for some stocks may be over-sampled. For example, we found that limiting sampling at 100 to 150 fish per species within a haul (whether for total or sex-specific length composition) provided length composition data that had relatively similar uncertainty compared to length composition data derived from sampling at more intense rates (i.e., within 10% of the full dataset length composition ISS). Therefore, we conclude that there is little added benefit, in terms of reduced uncertainty</w:t>
      </w:r>
      <w:r w:rsidR="00913D22">
        <w:t xml:space="preserve"> in length composition data</w:t>
      </w:r>
      <w:r>
        <w:t xml:space="preserve">, beyond sampling limits of 100 to 150 fish lengths per haul. </w:t>
      </w:r>
      <w:r w:rsidR="00561B14">
        <w:t xml:space="preserve">We also showed that other metrics that could be considered when sampling sex-specific length frequency, such as mean length or the sex ratio of length </w:t>
      </w:r>
      <w:r w:rsidR="00913D22">
        <w:t>samples</w:t>
      </w:r>
      <w:r w:rsidR="00561B14">
        <w:t xml:space="preserve"> did not produce any bias when sub-sampling 100 to 150 lengths per haul. Further, the result of limiting length frequency sampling at 100 to 150 fish was consistent regardless of the length bin implemented (1 cm, 2cm, or 5 cm bins), as well as consistent within smaller spatial survey regions</w:t>
      </w:r>
      <w:r w:rsidR="00913D22">
        <w:t xml:space="preserve">. </w:t>
      </w:r>
      <w:r>
        <w:t>Th</w:t>
      </w:r>
      <w:r w:rsidR="00913D22">
        <w:t>ese results</w:t>
      </w:r>
      <w:r>
        <w:t xml:space="preserve"> also indicate that we are currently beyond a saturation point for length composition information on these surveys (i.e., a point of diminishing returns), whereby the current sampling rate does not offer much improvement in uncertainty over a lower sampling rate.</w:t>
      </w:r>
    </w:p>
    <w:p w14:paraId="6C75CDA7" w14:textId="4F22F2A9" w:rsidR="00587B77" w:rsidRDefault="00587B77" w:rsidP="000E3E29">
      <w:pPr>
        <w:pStyle w:val="BodyText"/>
        <w:ind w:firstLine="720"/>
      </w:pPr>
      <w:r>
        <w:t xml:space="preserve">An interesting, and somewhat unexpected result of this analysis was that the uncertainty in age composition was largely unaffected by the amount of sub-sampling for length frequency. We show that the age composition ISS remained at the same magnitude for all the levels of length frequency sub-sampling (down to 50 lengths per haul), and that the age composition ISS was also unaffected by the bin structure in the length composition data (whether a 1 cm, 2 cm, or </w:t>
      </w:r>
      <w:r>
        <w:lastRenderedPageBreak/>
        <w:t>5 cm bin). We hypothesize that this result is due to the nature of the second stage expansion, where the length population estimates are converted to age population estimates through the implementation of the age-length key. Within this expansion, the additional uncertainty in length composition due to sub-sampling was dampened by the age-length key and was not translated to uncertainty in the subsequent age composition data. Thus, sub-sampling of length frequency data at the haul level can be achieved without consequence to the resulting age composition data.</w:t>
      </w:r>
    </w:p>
    <w:p w14:paraId="7AA3182F" w14:textId="07B821D0" w:rsidR="00CD027C" w:rsidRDefault="00CA1586" w:rsidP="000E3E29">
      <w:pPr>
        <w:pStyle w:val="BodyText"/>
        <w:ind w:firstLine="720"/>
      </w:pPr>
      <w:r>
        <w:t>Another application of our study is related to determining how many age collections are necessary to provide adequate information to stock assessments models. Based on the results of this analysis, we found the answer to this question remains elusive. As we increased the sub</w:t>
      </w:r>
      <w:r w:rsidR="0051081A">
        <w:t>-</w:t>
      </w:r>
      <w:r>
        <w:t xml:space="preserve">sampling rates for age composition, the age composition ISS continued to increase, indicating that a sample size producing diminishing returns had not been reached, unlike the asymptote observed for length composition ISS. In a similar study, </w:t>
      </w:r>
      <w:proofErr w:type="spellStart"/>
      <w:r>
        <w:t>Siskey</w:t>
      </w:r>
      <w:proofErr w:type="spellEnd"/>
      <w:r>
        <w:t xml:space="preserve"> et al. (2023) evaluated the effect of increased age sampling beyond current sampling levels for a subset of stocks and found that the age composition ISS continued to increase, up to age sampling levels 67% greater than current rates. </w:t>
      </w:r>
      <w:proofErr w:type="spellStart"/>
      <w:r>
        <w:t>Siskey</w:t>
      </w:r>
      <w:proofErr w:type="spellEnd"/>
      <w:r>
        <w:t xml:space="preserve"> et al. (2023) also found that, while holding the total age samples constant, improvements to age composition ISS were achieved by increasing sampling in more hauls even while decreasing the number of specimen age data collected in any given haul.</w:t>
      </w:r>
    </w:p>
    <w:p w14:paraId="5DE3BBA2" w14:textId="0C53A74A" w:rsidR="00CD027C" w:rsidRDefault="00CA1586" w:rsidP="000E3E29">
      <w:pPr>
        <w:pStyle w:val="BodyText"/>
        <w:ind w:firstLine="720"/>
      </w:pPr>
      <w:r>
        <w:t xml:space="preserve">To determine if and when age composition ISS reaches an asymptote, simulation studies might be more appropriate rather than bootstrapping historical data, as variables such as life-history or intra-haul correlation can be accounted for specifically (e.g., </w:t>
      </w:r>
      <w:proofErr w:type="spellStart"/>
      <w:r>
        <w:t>Hulson</w:t>
      </w:r>
      <w:proofErr w:type="spellEnd"/>
      <w:r>
        <w:t xml:space="preserve"> et al. 2011, Xu et al. 2020). The results of this study and </w:t>
      </w:r>
      <w:proofErr w:type="spellStart"/>
      <w:r>
        <w:t>Siskey</w:t>
      </w:r>
      <w:proofErr w:type="spellEnd"/>
      <w:r>
        <w:t xml:space="preserve"> et al. (2023) suggest that the number of age samples necessary to maximize age composition information are likely beyond current management agency capacities. Our recommendation, therefore, is to attempt to retain</w:t>
      </w:r>
      <w:r w:rsidR="001F5A73">
        <w:t xml:space="preserve">, at a </w:t>
      </w:r>
      <w:r w:rsidR="001F5A73">
        <w:lastRenderedPageBreak/>
        <w:t>minimum,</w:t>
      </w:r>
      <w:r>
        <w:t xml:space="preserve"> historical levels of sampling for age composition, as reductions in these sampling rates have downstream effects on assessment model uncertainty. </w:t>
      </w:r>
      <w:r w:rsidR="001F5A73">
        <w:t xml:space="preserve">Further research should be conducted through both simulation methods similar that that employed here and field sampling of an example species to determine whether collection of additional samples for age improves the information quality provided </w:t>
      </w:r>
      <w:del w:id="26" w:author="Jason Conner" w:date="2023-08-30T14:26:00Z">
        <w:r w:rsidR="001F5A73" w:rsidDel="009D7D54">
          <w:delText>tho</w:delText>
        </w:r>
      </w:del>
      <w:ins w:id="27" w:author="Jason Conner" w:date="2023-08-30T14:26:00Z">
        <w:r w:rsidR="009D7D54">
          <w:t>to</w:t>
        </w:r>
      </w:ins>
      <w:r w:rsidR="001F5A73">
        <w:t xml:space="preserve"> an assessment. </w:t>
      </w:r>
      <w:r>
        <w:t xml:space="preserve">We also recommend (and reiterating the results of </w:t>
      </w:r>
      <w:proofErr w:type="spellStart"/>
      <w:r>
        <w:t>Siskey</w:t>
      </w:r>
      <w:proofErr w:type="spellEnd"/>
      <w:r>
        <w:t xml:space="preserve"> et al. 2023) that if sampling for ages were to be optimized, an effective approach would be to increase the number of hauls sampled while retaining the historical total number of age samples collected, effective</w:t>
      </w:r>
      <w:r w:rsidR="00237C19">
        <w:t>ly</w:t>
      </w:r>
      <w:r>
        <w:t xml:space="preserve"> spreading these samples across more hauls and reducing the number of samples collected in any given haul.</w:t>
      </w:r>
    </w:p>
    <w:p w14:paraId="04A219BC" w14:textId="2F41F7E4" w:rsidR="00CD027C" w:rsidRDefault="00CA1586" w:rsidP="000E3E29">
      <w:pPr>
        <w:pStyle w:val="BodyText"/>
        <w:ind w:firstLine="720"/>
      </w:pPr>
      <w:r>
        <w:t xml:space="preserve">Across the stocks evaluated, the increase in length composition ISS as haul sub-sampling rates increased were consistent, with no clear species-specific patterns; however, there were interesting species group (e.g., flatfish, </w:t>
      </w:r>
      <w:proofErr w:type="spellStart"/>
      <w:r>
        <w:t>gadids</w:t>
      </w:r>
      <w:proofErr w:type="spellEnd"/>
      <w:r>
        <w:t xml:space="preserve">, and rockfish) patterns when examining reductions in age sampling rates. Overall, we found that the effect of decreasing age sampling rates was not one-to-one in relation to the rate of decrease in age composition ISS, but rather it had a dampened effect. For example, a 10% reduction in age sampling effort did not result in a 10% reduction in age composition ISS, but rather a 5-8% reduction, depending on the stock. In addition, when comparing across species groups, we noted that the effect of reductions in age sampling efforts was relatively larger for flatfish and rockfish as compared to </w:t>
      </w:r>
      <w:proofErr w:type="spellStart"/>
      <w:r>
        <w:t>gadids</w:t>
      </w:r>
      <w:proofErr w:type="spellEnd"/>
      <w:r>
        <w:t xml:space="preserve"> (and fish species such as Atka mackerel). That is, a reduction in age sampling effort for flatfish and rockfish has a relatively larger impact on the reduction in age composition ISS compared to </w:t>
      </w:r>
      <w:proofErr w:type="spellStart"/>
      <w:r>
        <w:t>gadids</w:t>
      </w:r>
      <w:proofErr w:type="spellEnd"/>
      <w:r>
        <w:t xml:space="preserve">. </w:t>
      </w:r>
      <w:r w:rsidR="004F711F">
        <w:t>This result indicates that the intra-haul correlation in age composition for</w:t>
      </w:r>
      <w:r w:rsidR="00237C19">
        <w:t xml:space="preserve"> rockfish and flatfish, which can be</w:t>
      </w:r>
      <w:r w:rsidR="004F711F">
        <w:t xml:space="preserve"> related to patchy spatial distribution</w:t>
      </w:r>
      <w:r w:rsidR="00237C19">
        <w:t xml:space="preserve"> (which is particularly true for rockfish)</w:t>
      </w:r>
      <w:r w:rsidR="004F711F">
        <w:t xml:space="preserve">, is large enough that a reduction in sampling effort has larger implications for </w:t>
      </w:r>
      <w:r w:rsidR="004F711F">
        <w:lastRenderedPageBreak/>
        <w:t xml:space="preserve">uncertainty in comparison to </w:t>
      </w:r>
      <w:proofErr w:type="spellStart"/>
      <w:r w:rsidR="004F711F">
        <w:t>gadids</w:t>
      </w:r>
      <w:proofErr w:type="spellEnd"/>
      <w:r w:rsidR="004F711F">
        <w:t xml:space="preserve">. A simpler explanation is that rockfish and flatfish are longer-lived than </w:t>
      </w:r>
      <w:proofErr w:type="spellStart"/>
      <w:r w:rsidR="004F711F">
        <w:t>gadids</w:t>
      </w:r>
      <w:proofErr w:type="spellEnd"/>
      <w:r w:rsidR="004F711F">
        <w:t xml:space="preserve"> and have more age categories to fill in age composition data and, thus, reductions in sampling have a larger impact on the resulting age composition due to missing information for a given age that wasn’t sampled. </w:t>
      </w:r>
      <w:r>
        <w:t xml:space="preserve">A similar result was observed in </w:t>
      </w:r>
      <w:proofErr w:type="spellStart"/>
      <w:r>
        <w:t>Hulson</w:t>
      </w:r>
      <w:proofErr w:type="spellEnd"/>
      <w:r>
        <w:t xml:space="preserve"> et al. (2017), who found that age sample size had a relatively larger effect on the uncertainty in age composition data for rockfish, followed by flatfish, then </w:t>
      </w:r>
      <w:proofErr w:type="spellStart"/>
      <w:r>
        <w:t>gadids</w:t>
      </w:r>
      <w:proofErr w:type="spellEnd"/>
      <w:r>
        <w:t xml:space="preserve"> (including Atka mackerel). In terms of assessment outcome, </w:t>
      </w:r>
      <w:proofErr w:type="spellStart"/>
      <w:r>
        <w:t>Siskey</w:t>
      </w:r>
      <w:proofErr w:type="spellEnd"/>
      <w:r>
        <w:t xml:space="preserve"> et al. (2023) showed that increasing or decreasing age sampling effort for rockfish had a larger subsequent effect on the uncertainty in management quantities than the </w:t>
      </w:r>
      <w:proofErr w:type="spellStart"/>
      <w:r>
        <w:t>gadid</w:t>
      </w:r>
      <w:proofErr w:type="spellEnd"/>
      <w:r>
        <w:t xml:space="preserve"> example, indicating that this relatively larger effect on age composition ISS translates through the assessment model as well.</w:t>
      </w:r>
      <w:r w:rsidR="004D392D" w:rsidRPr="004D392D">
        <w:t xml:space="preserve"> </w:t>
      </w:r>
      <w:r w:rsidR="004D392D">
        <w:t>While we encourage maintaining historical levels of age sampling effort, we recommend that if reductions must be made, decision-makers should consider the unequal consequences of these reductions across species types (i.e., make decisions on a species-specific basis), perhaps using an analytical tool like the one that we created for this study.</w:t>
      </w:r>
    </w:p>
    <w:p w14:paraId="3052A894" w14:textId="7F2BA1E8" w:rsidR="008C2E38" w:rsidRDefault="00237C19" w:rsidP="000E3E29">
      <w:pPr>
        <w:pStyle w:val="BodyText"/>
        <w:ind w:firstLine="720"/>
      </w:pPr>
      <w:r>
        <w:t>There were several</w:t>
      </w:r>
      <w:r w:rsidR="00CA1586">
        <w:t xml:space="preserve"> extenuating </w:t>
      </w:r>
      <w:proofErr w:type="gramStart"/>
      <w:r w:rsidR="00CA1586">
        <w:t>circumstance</w:t>
      </w:r>
      <w:proofErr w:type="gramEnd"/>
      <w:r w:rsidR="00CA1586">
        <w:t xml:space="preserve"> that </w:t>
      </w:r>
      <w:r>
        <w:t xml:space="preserve">were revealed by these analyses that </w:t>
      </w:r>
      <w:r w:rsidR="00CA1586">
        <w:t>should be considered when</w:t>
      </w:r>
      <w:r>
        <w:t xml:space="preserve"> developing sex-specific</w:t>
      </w:r>
      <w:r w:rsidR="008C2E38">
        <w:t xml:space="preserve"> and spatially-explicit assessment models as well as</w:t>
      </w:r>
      <w:r>
        <w:t xml:space="preserve"> </w:t>
      </w:r>
      <w:r w:rsidR="008C2E38">
        <w:t>binning length composition data</w:t>
      </w:r>
      <w:r>
        <w:t xml:space="preserve"> as it relates to ISS for age and length composition data.</w:t>
      </w:r>
      <w:r w:rsidR="00CA1586">
        <w:t xml:space="preserve"> </w:t>
      </w:r>
      <w:r>
        <w:t>First, in</w:t>
      </w:r>
      <w:r w:rsidR="00CA1586">
        <w:t xml:space="preserve"> comparison to the total (combined sex) age and length composition ISS, we showed that the sex-specific composition ISS is smaller and differences in the magnitude of ISS </w:t>
      </w:r>
      <w:r>
        <w:t xml:space="preserve">could </w:t>
      </w:r>
      <w:r w:rsidR="00CA1586">
        <w:t>exist between the two sexes</w:t>
      </w:r>
      <w:r w:rsidR="008C2E38">
        <w:t xml:space="preserve"> (i.e., t</w:t>
      </w:r>
      <w:r w:rsidR="00CA1586">
        <w:t>his resulted in an ISS that is larger for female age composition than for males</w:t>
      </w:r>
      <w:r w:rsidR="008C2E38">
        <w:t xml:space="preserve"> for flatfish stocks)</w:t>
      </w:r>
      <w:r w:rsidR="00CA1586">
        <w:t xml:space="preserve">. </w:t>
      </w:r>
      <w:r w:rsidR="008C2E38">
        <w:t xml:space="preserve">Thus, these differences in uncertainty for sex-specific age and length composition data should be considered when applying a sex-specific stock assessment model for management. Second, we showed that the magnitude of age and length composition </w:t>
      </w:r>
      <w:r w:rsidR="008C2E38">
        <w:lastRenderedPageBreak/>
        <w:t>ISS decreased as the data were split into sub-regions, as compared to the ISS of the entire region. This result was not surprising, but, we also note that the magnitude of ISS was sub-region specific, and presumably is related to the abundance and availability of the stock within the sub-region. Overall, we note that there is a consequence for sex-specific and spatially-explicit stock assessment models, where uncertainty in age and length composition data increases compared assessment models that don’t include these features. Finally, the results of our analysis revealed that the bin structure has implications on the magnitude of length composition ISS, where the ISS decreased (i.e., the uncertainty increased) as the bin size increased. We hypothesize that this result</w:t>
      </w:r>
      <w:r w:rsidR="00540118">
        <w:t xml:space="preserve"> is a consequence of uncertainty as it relates to the coarseness of the length composition, where more uncertainty is produced for a smaller number of length bin categories.</w:t>
      </w:r>
    </w:p>
    <w:p w14:paraId="6DF57F06" w14:textId="7D80E562" w:rsidR="00540118" w:rsidRDefault="00540118" w:rsidP="000E3E29">
      <w:pPr>
        <w:pStyle w:val="BodyText"/>
        <w:ind w:firstLine="720"/>
      </w:pPr>
      <w:r>
        <w:t xml:space="preserve">Overall, while we have shown that the recommendation to limit sub-sampling for length frequency data at 100 to 150 fish per haul was robust to bin structure and spatial scale we recommend that analysts in other regions evaluate their data in a similar manner </w:t>
      </w:r>
      <w:del w:id="28" w:author="Jason Conner" w:date="2023-08-30T14:41:00Z">
        <w:r w:rsidDel="007D7E01">
          <w:delText xml:space="preserve">as we have </w:delText>
        </w:r>
      </w:del>
      <w:r>
        <w:t xml:space="preserve">to determine if over-sampling is occurring. We suggest that these results are general to the expansion methods employed in other regions, where nuanced differences </w:t>
      </w:r>
      <w:r w:rsidR="004D392D">
        <w:t>will not</w:t>
      </w:r>
      <w:r>
        <w:t xml:space="preserve"> have an impact to such a degree that would appreciably change these results.</w:t>
      </w:r>
      <w:r w:rsidR="00B03EA2">
        <w:t xml:space="preserve"> In terms of application to other stocks, and the sample sizes that would be necessary to conduct this analysis, we would recommend that the stocks evaluated have a reasonable </w:t>
      </w:r>
      <w:proofErr w:type="gramStart"/>
      <w:r w:rsidR="00B03EA2">
        <w:t>amount</w:t>
      </w:r>
      <w:proofErr w:type="gramEnd"/>
      <w:r w:rsidR="00B03EA2">
        <w:t xml:space="preserve"> of hauls in which the length frequency sampling exceeds 100 fish. We would also recommend that stocks evaluated would be sampled representatively across their distribution range (i.e., all length samples do not come from a small portion of the survey area or range of distribution for the species). For application to age composition, we suggest that whether the ages are collected randomly or are stratified that expansion methods like those used here be applied (in order to account for different sampling </w:t>
      </w:r>
      <w:r w:rsidR="00B03EA2">
        <w:lastRenderedPageBreak/>
        <w:t xml:space="preserve">strategies) when conducting analysis to determine consequences of sub-sampling. Finally, a universal concern when considering sub-sampling is the opportunity cost of not having </w:t>
      </w:r>
      <w:r w:rsidR="004D392D">
        <w:t>collected samples that may be needed to address some future analysis that could be developed. We propose, in terms of length frequency sampling at the haul level, that our results show that limiting sampling to 100 to 150 fish per haul provides adequate information to conduct current and future analyses. O</w:t>
      </w:r>
      <w:r w:rsidR="00070896">
        <w:t>ur</w:t>
      </w:r>
      <w:r w:rsidR="004D392D">
        <w:t xml:space="preserve"> results consistently show that sub-sampling at these levels produces unbiased results as well as not having any added benefit in length composition or uncertainty beyond these sampling levels regardless of bin or spatial structure of the data.</w:t>
      </w:r>
    </w:p>
    <w:p w14:paraId="40E05E64" w14:textId="1B1B5CFA" w:rsidR="004D392D" w:rsidRDefault="00CA1586" w:rsidP="000E3E29">
      <w:pPr>
        <w:pStyle w:val="BodyText"/>
        <w:ind w:firstLine="720"/>
      </w:pPr>
      <w:r>
        <w:t xml:space="preserve">While this study focused on evaluating the statistical consequences of effort reduction when collecting age and length samples on bottom trawl surveys, our stated goal was also to address the tradeoffs between stock assessment input data uncertainty and workforce health and efficiency. </w:t>
      </w:r>
      <w:r w:rsidR="004D392D">
        <w:rPr>
          <w:rFonts w:eastAsia="Times New Roman" w:cs="Times New Roman"/>
          <w:szCs w:val="24"/>
        </w:rPr>
        <w:t xml:space="preserve">On fishery surveys, each fish that is handled to determine sex and length represents physical efforts of filling baskets that can weigh approximately 30 kg, lifting these baskets and moving them across an unstable deck to various data collection stations multiple times, grabbing each fish to make an incision and then handling these fish to record length measurements. We showed that the combined sex and sex-specific length frequency sampling can be reduced from current sampling levels without major consequences to length composition uncertainty. Table 2 outlines that collecting length observations at levels less than historical sampling may result in 7,000 - 32,000 fewer collections per year for the surveys evaluated, which would amount to a substantial decrease in repetitive motions for survey teams. Because the average number of survey age collections are generally an order of magnitude less than the average number of lengths sampled on a survey (Table 1), reducing age sampling efforts may not decrease the overall repetitive motions of survey teams, although gripping a fish to cut through its cranial </w:t>
      </w:r>
      <w:r w:rsidR="004D392D">
        <w:rPr>
          <w:rFonts w:eastAsia="Times New Roman" w:cs="Times New Roman"/>
          <w:szCs w:val="24"/>
        </w:rPr>
        <w:lastRenderedPageBreak/>
        <w:t>plate can require more force and awkward wrist movements to collect these samples.</w:t>
      </w:r>
      <w:r w:rsidR="007A4F7F">
        <w:rPr>
          <w:rFonts w:eastAsia="Times New Roman" w:cs="Times New Roman"/>
          <w:szCs w:val="24"/>
        </w:rPr>
        <w:t xml:space="preserve"> Currently, there are no studies that could be used to help evaluate the monetary consequence of over-sampling that causes repetitive-motion injuries. But we do note that these injuries exist in survey teams (as well as for fishery observers), and in some cases have led to Workman Compensation claims</w:t>
      </w:r>
      <w:ins w:id="29" w:author="Jason Conner" w:date="2023-08-30T14:45:00Z">
        <w:r w:rsidR="00EB0F7C">
          <w:rPr>
            <w:rFonts w:eastAsia="Times New Roman" w:cs="Times New Roman"/>
            <w:szCs w:val="24"/>
          </w:rPr>
          <w:t xml:space="preserve"> (</w:t>
        </w:r>
        <w:r w:rsidR="00EB0F7C">
          <w:t xml:space="preserve">Stan </w:t>
        </w:r>
        <w:proofErr w:type="spellStart"/>
        <w:r w:rsidR="00EB0F7C">
          <w:t>Kotwicki</w:t>
        </w:r>
        <w:proofErr w:type="spellEnd"/>
        <w:r w:rsidR="00EB0F7C">
          <w:t>, per</w:t>
        </w:r>
        <w:r w:rsidR="00EB0F7C">
          <w:t>sonal communication, December 14, 2021</w:t>
        </w:r>
        <w:r w:rsidR="00EB0F7C">
          <w:rPr>
            <w:rFonts w:eastAsia="Times New Roman" w:cs="Times New Roman"/>
            <w:szCs w:val="24"/>
          </w:rPr>
          <w:t>)</w:t>
        </w:r>
      </w:ins>
      <w:r w:rsidR="007A4F7F">
        <w:rPr>
          <w:rFonts w:eastAsia="Times New Roman" w:cs="Times New Roman"/>
          <w:szCs w:val="24"/>
        </w:rPr>
        <w:t>. It would be difficult, if not impossible, to predict the savings in terms of health or monetary consequences of repetitive motion injuries by sub-sampling at the levels we have recommended here, but we suggest that any reductions in effort would have at least some benefit to reducing these types of injuries. Of course, one should recognize that it would be impossible to completely remove these risks, as survey data need to continually be conducted and there will always be some level of physical effort required to collect these samples.</w:t>
      </w:r>
    </w:p>
    <w:p w14:paraId="7BC410A5" w14:textId="5CC6EB35" w:rsidR="00CD027C" w:rsidRDefault="007A4F7F" w:rsidP="000E3E29">
      <w:pPr>
        <w:pStyle w:val="BodyText"/>
        <w:ind w:firstLine="720"/>
      </w:pPr>
      <w:r>
        <w:t xml:space="preserve">In this </w:t>
      </w:r>
      <w:bookmarkStart w:id="30" w:name="_GoBack"/>
      <w:bookmarkEnd w:id="30"/>
      <w:r>
        <w:t>study, w</w:t>
      </w:r>
      <w:r w:rsidR="00CA1586">
        <w:t>e demonstrate a method for evaluating tradeoffs between stock assessment needs and workforce health and efficiency and recommend that fishery-independent survey groups collaborate with stock assessment scientists to determine how age and length collections can be optimized. Future work to evaluate the consequences of reducing, or increasing, composition data collections should include developing simulation methods that can directly evaluate variables such as life-history characteristics and intra-haul correlation levels.</w:t>
      </w:r>
    </w:p>
    <w:p w14:paraId="2BBF88F2" w14:textId="77777777" w:rsidR="000E3E29" w:rsidRDefault="000E3E29" w:rsidP="000E3E29">
      <w:pPr>
        <w:pStyle w:val="BodyText"/>
      </w:pPr>
    </w:p>
    <w:p w14:paraId="6DF58141" w14:textId="77777777" w:rsidR="00CD027C" w:rsidRDefault="00CA1586">
      <w:pPr>
        <w:pStyle w:val="Heading1"/>
      </w:pPr>
      <w:bookmarkStart w:id="31" w:name="acknowledgments"/>
      <w:bookmarkEnd w:id="20"/>
      <w:r>
        <w:t>Acknowledgments</w:t>
      </w:r>
    </w:p>
    <w:p w14:paraId="7E6C968B" w14:textId="1333E6E5" w:rsidR="00CD027C" w:rsidRDefault="00CA1586">
      <w:pPr>
        <w:pStyle w:val="FirstParagraph"/>
      </w:pPr>
      <w:r>
        <w:t>We thank the remaining members of the AFSC Survey Workload Optimization Working Group for their contributions to this work: William T. Stockhausen, Susanne F. McDermott</w:t>
      </w:r>
      <w:r w:rsidR="000E3E29">
        <w:t>,</w:t>
      </w:r>
      <w:r>
        <w:t xml:space="preserve"> and W. Chris Long. We express our deep gratitude to all the AFSC staff who have spent time at sea and staring through microscopes to produce the data these analyses are based u</w:t>
      </w:r>
      <w:r w:rsidR="000E3E29">
        <w:t xml:space="preserve">pon. We thank Lewis </w:t>
      </w:r>
      <w:r w:rsidR="000E3E29">
        <w:lastRenderedPageBreak/>
        <w:t xml:space="preserve">Barnett, </w:t>
      </w:r>
      <w:r>
        <w:t>Cecilia O’Leary</w:t>
      </w:r>
      <w:r w:rsidR="000E3E29">
        <w:t>, and Paul Spencer</w:t>
      </w:r>
      <w:r>
        <w:t xml:space="preserve"> for helpful reviews of previous versions of this manuscript.</w:t>
      </w:r>
      <w:r w:rsidR="007A4F7F">
        <w:t xml:space="preserve"> We thank two anonymous reviews for their helpful and insightful comments that helped to greatly improve this manuscript.</w:t>
      </w:r>
    </w:p>
    <w:p w14:paraId="26D83D1F" w14:textId="77777777" w:rsidR="00585513" w:rsidRDefault="00585513" w:rsidP="00585513">
      <w:pPr>
        <w:pStyle w:val="BodyText"/>
      </w:pPr>
    </w:p>
    <w:p w14:paraId="50AD9405" w14:textId="77777777" w:rsidR="00585513" w:rsidRDefault="00585513" w:rsidP="00585513">
      <w:pPr>
        <w:pStyle w:val="Heading1"/>
      </w:pPr>
      <w:r>
        <w:t>Competing interests</w:t>
      </w:r>
    </w:p>
    <w:p w14:paraId="2E1461C7" w14:textId="77777777" w:rsidR="00585513" w:rsidRPr="00585513" w:rsidRDefault="00585513" w:rsidP="00585513">
      <w:pPr>
        <w:pStyle w:val="BodyText"/>
      </w:pPr>
      <w:r>
        <w:t>The authors declare there are no competing interests.</w:t>
      </w:r>
    </w:p>
    <w:p w14:paraId="5EF7E097" w14:textId="77777777" w:rsidR="00585513" w:rsidRDefault="00585513" w:rsidP="00585513">
      <w:pPr>
        <w:pStyle w:val="BodyText"/>
      </w:pPr>
    </w:p>
    <w:p w14:paraId="666FDDC4" w14:textId="77777777" w:rsidR="00585513" w:rsidRDefault="00585513" w:rsidP="00585513">
      <w:pPr>
        <w:pStyle w:val="Heading1"/>
      </w:pPr>
      <w:r>
        <w:t>Author contribution</w:t>
      </w:r>
    </w:p>
    <w:p w14:paraId="6C9B8B08" w14:textId="77777777" w:rsidR="00585513" w:rsidRDefault="00585513" w:rsidP="00585513">
      <w:pPr>
        <w:pStyle w:val="BodyText"/>
      </w:pPr>
      <w:r>
        <w:t xml:space="preserve">Conceptualization: P-JFH, </w:t>
      </w:r>
      <w:r w:rsidR="009B21AE">
        <w:t>BCW, MDB, JC, MRS</w:t>
      </w:r>
    </w:p>
    <w:p w14:paraId="2631A227" w14:textId="77777777" w:rsidR="00585513" w:rsidRDefault="00585513" w:rsidP="00585513">
      <w:pPr>
        <w:pStyle w:val="BodyText"/>
      </w:pPr>
      <w:r>
        <w:t>Data curation:</w:t>
      </w:r>
      <w:r w:rsidR="009B21AE">
        <w:t xml:space="preserve"> P-JFH, BCW, MDB, JC</w:t>
      </w:r>
    </w:p>
    <w:p w14:paraId="5926698A" w14:textId="77777777" w:rsidR="00585513" w:rsidRDefault="00585513" w:rsidP="00585513">
      <w:pPr>
        <w:pStyle w:val="BodyText"/>
      </w:pPr>
      <w:r>
        <w:t>Formal analysis:</w:t>
      </w:r>
      <w:r w:rsidR="009B21AE">
        <w:t xml:space="preserve"> P-JFH, BCW, MDB</w:t>
      </w:r>
    </w:p>
    <w:p w14:paraId="31ABB5E4" w14:textId="77777777" w:rsidR="00585513" w:rsidRDefault="00585513" w:rsidP="00585513">
      <w:pPr>
        <w:pStyle w:val="BodyText"/>
      </w:pPr>
      <w:r>
        <w:t>Funding acquisition:</w:t>
      </w:r>
      <w:r w:rsidR="009B21AE">
        <w:t xml:space="preserve"> N/A</w:t>
      </w:r>
    </w:p>
    <w:p w14:paraId="236DAEBE" w14:textId="77777777" w:rsidR="00585513" w:rsidRDefault="00585513" w:rsidP="00585513">
      <w:pPr>
        <w:pStyle w:val="BodyText"/>
      </w:pPr>
      <w:r>
        <w:t>Investigation:</w:t>
      </w:r>
      <w:r w:rsidR="009B21AE">
        <w:t xml:space="preserve"> P-JFH, BCW, MDB</w:t>
      </w:r>
    </w:p>
    <w:p w14:paraId="41D56A5E" w14:textId="77777777" w:rsidR="00585513" w:rsidRDefault="00585513" w:rsidP="00585513">
      <w:pPr>
        <w:pStyle w:val="BodyText"/>
      </w:pPr>
      <w:r>
        <w:t>Methodology:</w:t>
      </w:r>
      <w:r w:rsidR="009B21AE">
        <w:t xml:space="preserve"> P-JFH, BCW</w:t>
      </w:r>
    </w:p>
    <w:p w14:paraId="335E6C98" w14:textId="77777777" w:rsidR="00585513" w:rsidRDefault="00585513" w:rsidP="00585513">
      <w:pPr>
        <w:pStyle w:val="BodyText"/>
      </w:pPr>
      <w:r>
        <w:t>Project administration:</w:t>
      </w:r>
      <w:r w:rsidR="009B21AE">
        <w:t xml:space="preserve"> P-JFH</w:t>
      </w:r>
    </w:p>
    <w:p w14:paraId="4878D1E5" w14:textId="77777777" w:rsidR="00585513" w:rsidRDefault="00585513" w:rsidP="00585513">
      <w:pPr>
        <w:pStyle w:val="BodyText"/>
      </w:pPr>
      <w:r>
        <w:t>Resources:</w:t>
      </w:r>
      <w:r w:rsidR="009B21AE">
        <w:t xml:space="preserve"> N/A</w:t>
      </w:r>
    </w:p>
    <w:p w14:paraId="5E190D64" w14:textId="77777777" w:rsidR="00585513" w:rsidRDefault="00585513" w:rsidP="00585513">
      <w:pPr>
        <w:pStyle w:val="BodyText"/>
      </w:pPr>
      <w:r>
        <w:t>Software:</w:t>
      </w:r>
      <w:r w:rsidR="009B21AE">
        <w:t xml:space="preserve"> BCW, P-JFH</w:t>
      </w:r>
    </w:p>
    <w:p w14:paraId="02238EF2" w14:textId="77777777" w:rsidR="00585513" w:rsidRDefault="00585513" w:rsidP="00585513">
      <w:pPr>
        <w:pStyle w:val="BodyText"/>
      </w:pPr>
      <w:r>
        <w:t>Supervision:</w:t>
      </w:r>
      <w:r w:rsidR="009B21AE">
        <w:t xml:space="preserve"> P-JFH</w:t>
      </w:r>
    </w:p>
    <w:p w14:paraId="292F96AF" w14:textId="77777777" w:rsidR="00585513" w:rsidRDefault="00585513" w:rsidP="00585513">
      <w:pPr>
        <w:pStyle w:val="BodyText"/>
      </w:pPr>
      <w:r>
        <w:t>Validation:</w:t>
      </w:r>
      <w:r w:rsidR="009B21AE">
        <w:t xml:space="preserve"> P-JFH, BCW</w:t>
      </w:r>
    </w:p>
    <w:p w14:paraId="21B476F8" w14:textId="77777777" w:rsidR="00585513" w:rsidRDefault="00585513" w:rsidP="00585513">
      <w:pPr>
        <w:pStyle w:val="BodyText"/>
      </w:pPr>
      <w:r>
        <w:t>Visualization:</w:t>
      </w:r>
      <w:r w:rsidR="009B21AE">
        <w:t xml:space="preserve"> P-JFH, BCW</w:t>
      </w:r>
    </w:p>
    <w:p w14:paraId="2344C5D6" w14:textId="77777777" w:rsidR="009B21AE" w:rsidRDefault="00585513" w:rsidP="009B21AE">
      <w:pPr>
        <w:pStyle w:val="BodyText"/>
      </w:pPr>
      <w:r>
        <w:t>Writing – original draft:</w:t>
      </w:r>
      <w:r w:rsidR="009B21AE">
        <w:t xml:space="preserve"> P-JFH, BCW, MDB, JC, MRS</w:t>
      </w:r>
    </w:p>
    <w:p w14:paraId="20666FFF" w14:textId="77777777" w:rsidR="00585513" w:rsidRPr="00585513" w:rsidRDefault="00585513" w:rsidP="00585513">
      <w:pPr>
        <w:pStyle w:val="BodyText"/>
      </w:pPr>
      <w:r>
        <w:t>Writing – review &amp; editing:</w:t>
      </w:r>
      <w:r w:rsidR="009B21AE" w:rsidRPr="009B21AE">
        <w:t xml:space="preserve"> </w:t>
      </w:r>
      <w:r w:rsidR="009B21AE">
        <w:t>P-JFH, BCW, MDB, JC, MRS</w:t>
      </w:r>
    </w:p>
    <w:p w14:paraId="14E34788" w14:textId="77777777" w:rsidR="00CD027C" w:rsidRDefault="00CA1586">
      <w:r>
        <w:br w:type="page"/>
      </w:r>
    </w:p>
    <w:p w14:paraId="6E3BE13A" w14:textId="77777777" w:rsidR="00CD027C" w:rsidRDefault="009B21AE">
      <w:pPr>
        <w:pStyle w:val="Heading1"/>
      </w:pPr>
      <w:bookmarkStart w:id="32" w:name="citations"/>
      <w:bookmarkEnd w:id="31"/>
      <w:r>
        <w:lastRenderedPageBreak/>
        <w:t>References</w:t>
      </w:r>
    </w:p>
    <w:p w14:paraId="0A3C7073" w14:textId="77777777" w:rsidR="00FB274C" w:rsidRDefault="00FB274C" w:rsidP="00FB274C">
      <w:pPr>
        <w:pStyle w:val="Bibliography"/>
        <w:ind w:left="720" w:hanging="720"/>
      </w:pPr>
      <w:bookmarkStart w:id="33" w:name="ref-Ailloud2019"/>
      <w:bookmarkStart w:id="34" w:name="refs"/>
      <w:proofErr w:type="spellStart"/>
      <w:r>
        <w:t>Ailloud</w:t>
      </w:r>
      <w:proofErr w:type="spellEnd"/>
      <w:r>
        <w:t xml:space="preserve">, L.E., and Hoenig, J.M. 2019. A general theory of age-length keys: Combining the forward and inverse keys to estimate age composition from incomplete data. ICES Journal of Marine Science 76(6): 1515–1523. </w:t>
      </w:r>
      <w:proofErr w:type="spellStart"/>
      <w:r>
        <w:t>doi</w:t>
      </w:r>
      <w:proofErr w:type="spellEnd"/>
      <w:r>
        <w:t xml:space="preserve">: </w:t>
      </w:r>
      <w:hyperlink r:id="rId13">
        <w:r>
          <w:rPr>
            <w:rStyle w:val="Hyperlink"/>
          </w:rPr>
          <w:t>10.1093/</w:t>
        </w:r>
        <w:proofErr w:type="spellStart"/>
        <w:r>
          <w:rPr>
            <w:rStyle w:val="Hyperlink"/>
          </w:rPr>
          <w:t>icesjms</w:t>
        </w:r>
        <w:proofErr w:type="spellEnd"/>
        <w:r>
          <w:rPr>
            <w:rStyle w:val="Hyperlink"/>
          </w:rPr>
          <w:t>/fsz072</w:t>
        </w:r>
      </w:hyperlink>
      <w:r>
        <w:t>.</w:t>
      </w:r>
    </w:p>
    <w:p w14:paraId="4BB2A15A" w14:textId="77777777" w:rsidR="00FB274C" w:rsidRDefault="00FB274C" w:rsidP="00FB274C">
      <w:pPr>
        <w:pStyle w:val="Bibliography"/>
        <w:ind w:left="720" w:hanging="720"/>
      </w:pPr>
      <w:bookmarkStart w:id="35" w:name="ref-NRC1998"/>
      <w:bookmarkEnd w:id="33"/>
      <w:r>
        <w:t xml:space="preserve">Council, N.R. 1998. Improving fish stock assessments. The National Academies Press, Washington, DC. </w:t>
      </w:r>
      <w:proofErr w:type="spellStart"/>
      <w:r>
        <w:t>doi</w:t>
      </w:r>
      <w:proofErr w:type="spellEnd"/>
      <w:r>
        <w:t xml:space="preserve">: </w:t>
      </w:r>
      <w:hyperlink r:id="rId14">
        <w:r>
          <w:rPr>
            <w:rStyle w:val="Hyperlink"/>
          </w:rPr>
          <w:t>10.17226/5951</w:t>
        </w:r>
      </w:hyperlink>
      <w:r>
        <w:t>.</w:t>
      </w:r>
    </w:p>
    <w:p w14:paraId="1EE4CEAB" w14:textId="77777777" w:rsidR="00FB274C" w:rsidRDefault="00FB274C" w:rsidP="00FB274C">
      <w:pPr>
        <w:pStyle w:val="Bibliography"/>
        <w:ind w:left="720" w:hanging="720"/>
      </w:pPr>
      <w:bookmarkStart w:id="36" w:name="ref-Francis2017"/>
      <w:bookmarkEnd w:id="35"/>
      <w:r>
        <w:t xml:space="preserve">Francis, R.I.C.C. 2017. </w:t>
      </w:r>
      <w:proofErr w:type="spellStart"/>
      <w:r>
        <w:t>Revisting</w:t>
      </w:r>
      <w:proofErr w:type="spellEnd"/>
      <w:r>
        <w:t xml:space="preserve"> data weighting in fisheries stock assessment models. Fisheries Research 192: 5–15. </w:t>
      </w:r>
      <w:proofErr w:type="spellStart"/>
      <w:r>
        <w:t>doi</w:t>
      </w:r>
      <w:proofErr w:type="spellEnd"/>
      <w:r>
        <w:t xml:space="preserve">: </w:t>
      </w:r>
      <w:hyperlink r:id="rId15">
        <w:r>
          <w:rPr>
            <w:rStyle w:val="Hyperlink"/>
          </w:rPr>
          <w:t>10.1016/j.fishres.2016.06.006</w:t>
        </w:r>
      </w:hyperlink>
      <w:r>
        <w:t>.</w:t>
      </w:r>
    </w:p>
    <w:p w14:paraId="4AD928D9" w14:textId="77777777" w:rsidR="00FB274C" w:rsidRDefault="00FB274C" w:rsidP="00FB274C">
      <w:pPr>
        <w:pStyle w:val="Bibliography"/>
        <w:ind w:left="720" w:hanging="720"/>
      </w:pPr>
      <w:bookmarkStart w:id="37" w:name="ref-Gerritsen2007"/>
      <w:bookmarkEnd w:id="36"/>
      <w:r>
        <w:t>Gerritsen, H.D., and McGrath, D. 2007. Precision estimates and suggested sample sizes for length-frequency data. Fishery Bulletin 105(1): 116–120.</w:t>
      </w:r>
    </w:p>
    <w:p w14:paraId="0800E58D" w14:textId="77777777" w:rsidR="00FB274C" w:rsidRDefault="00FB274C" w:rsidP="00FB274C">
      <w:pPr>
        <w:pStyle w:val="Bibliography"/>
        <w:ind w:left="720" w:hanging="720"/>
      </w:pPr>
      <w:bookmarkStart w:id="38" w:name="ref-Hulson2011"/>
      <w:bookmarkEnd w:id="37"/>
      <w:proofErr w:type="spellStart"/>
      <w:r>
        <w:t>Hulson</w:t>
      </w:r>
      <w:proofErr w:type="spellEnd"/>
      <w:r>
        <w:t xml:space="preserve">, P.-J.F., </w:t>
      </w:r>
      <w:proofErr w:type="spellStart"/>
      <w:r>
        <w:t>Hanselman</w:t>
      </w:r>
      <w:proofErr w:type="spellEnd"/>
      <w:r>
        <w:t xml:space="preserve">, D.H., and Quinn, I., Terrance J. 2011. Effects of process and observation errors on effective sample size of fishery and survey age and length composition using variance ratio and likelihood methods. ICES Journal of Marine Science 68(7): 1548–1557. </w:t>
      </w:r>
      <w:proofErr w:type="spellStart"/>
      <w:r>
        <w:t>doi</w:t>
      </w:r>
      <w:proofErr w:type="spellEnd"/>
      <w:r>
        <w:t xml:space="preserve">: </w:t>
      </w:r>
      <w:hyperlink r:id="rId16">
        <w:r>
          <w:rPr>
            <w:rStyle w:val="Hyperlink"/>
          </w:rPr>
          <w:t>10.1093/</w:t>
        </w:r>
        <w:proofErr w:type="spellStart"/>
        <w:r>
          <w:rPr>
            <w:rStyle w:val="Hyperlink"/>
          </w:rPr>
          <w:t>icesjms</w:t>
        </w:r>
        <w:proofErr w:type="spellEnd"/>
        <w:r>
          <w:rPr>
            <w:rStyle w:val="Hyperlink"/>
          </w:rPr>
          <w:t>/fsr102</w:t>
        </w:r>
      </w:hyperlink>
      <w:r>
        <w:t>.</w:t>
      </w:r>
    </w:p>
    <w:p w14:paraId="25730819" w14:textId="77777777" w:rsidR="00FB274C" w:rsidRDefault="00FB274C" w:rsidP="00FB274C">
      <w:pPr>
        <w:pStyle w:val="Bibliography"/>
        <w:ind w:left="720" w:hanging="720"/>
      </w:pPr>
      <w:bookmarkStart w:id="39" w:name="ref-Hulson2012"/>
      <w:bookmarkEnd w:id="38"/>
      <w:proofErr w:type="spellStart"/>
      <w:r>
        <w:t>Hulson</w:t>
      </w:r>
      <w:proofErr w:type="spellEnd"/>
      <w:r>
        <w:t xml:space="preserve">, P.-J.F., </w:t>
      </w:r>
      <w:proofErr w:type="spellStart"/>
      <w:r>
        <w:t>Hanselman</w:t>
      </w:r>
      <w:proofErr w:type="spellEnd"/>
      <w:r>
        <w:t xml:space="preserve">, D.H., and Quinn II, T.J. 2012. Determining effective sample size in integrated age-structured assessment models. ICES Journal of Marine Science 69: 281–292. </w:t>
      </w:r>
      <w:proofErr w:type="spellStart"/>
      <w:r>
        <w:t>doi</w:t>
      </w:r>
      <w:proofErr w:type="spellEnd"/>
      <w:r>
        <w:t xml:space="preserve">: </w:t>
      </w:r>
      <w:hyperlink r:id="rId17">
        <w:r>
          <w:rPr>
            <w:rStyle w:val="Hyperlink"/>
          </w:rPr>
          <w:t>10.1093/</w:t>
        </w:r>
        <w:proofErr w:type="spellStart"/>
        <w:r>
          <w:rPr>
            <w:rStyle w:val="Hyperlink"/>
          </w:rPr>
          <w:t>icesjms</w:t>
        </w:r>
        <w:proofErr w:type="spellEnd"/>
        <w:r>
          <w:rPr>
            <w:rStyle w:val="Hyperlink"/>
          </w:rPr>
          <w:t>/fsr189</w:t>
        </w:r>
      </w:hyperlink>
      <w:r>
        <w:t>.</w:t>
      </w:r>
    </w:p>
    <w:p w14:paraId="490A718F" w14:textId="77777777" w:rsidR="00FB274C" w:rsidRDefault="00FB274C" w:rsidP="00FB274C">
      <w:pPr>
        <w:pStyle w:val="Bibliography"/>
        <w:ind w:left="720" w:hanging="720"/>
      </w:pPr>
      <w:bookmarkStart w:id="40" w:name="ref-Hulson2017"/>
      <w:bookmarkEnd w:id="39"/>
      <w:proofErr w:type="spellStart"/>
      <w:r>
        <w:t>Hulson</w:t>
      </w:r>
      <w:proofErr w:type="spellEnd"/>
      <w:r>
        <w:t xml:space="preserve">, P.-J.F., </w:t>
      </w:r>
      <w:proofErr w:type="spellStart"/>
      <w:r>
        <w:t>Hanselman</w:t>
      </w:r>
      <w:proofErr w:type="spellEnd"/>
      <w:r>
        <w:t xml:space="preserve">, D.H., and Shotwell, S.K. 2017. Investigations into the distribution of sample sizes for determining age composition of multiple species. Fishery Bulletin, U.S. 115: 326–342. </w:t>
      </w:r>
      <w:proofErr w:type="spellStart"/>
      <w:r>
        <w:t>doi</w:t>
      </w:r>
      <w:proofErr w:type="spellEnd"/>
      <w:r>
        <w:t xml:space="preserve">: </w:t>
      </w:r>
      <w:hyperlink r:id="rId18">
        <w:r>
          <w:rPr>
            <w:rStyle w:val="Hyperlink"/>
          </w:rPr>
          <w:t>10.7755/FB.115.3.4</w:t>
        </w:r>
      </w:hyperlink>
      <w:r>
        <w:t>.</w:t>
      </w:r>
    </w:p>
    <w:p w14:paraId="30B369EB" w14:textId="77777777" w:rsidR="00FB274C" w:rsidRDefault="00FB274C" w:rsidP="00FB274C">
      <w:pPr>
        <w:pStyle w:val="Bibliography"/>
        <w:ind w:left="720" w:hanging="720"/>
      </w:pPr>
      <w:bookmarkStart w:id="41" w:name="ref-Hulson2023b"/>
      <w:bookmarkEnd w:id="40"/>
      <w:proofErr w:type="spellStart"/>
      <w:r>
        <w:t>Hulson</w:t>
      </w:r>
      <w:proofErr w:type="spellEnd"/>
      <w:r>
        <w:t xml:space="preserve">, P.-J.F., Williams, B., </w:t>
      </w:r>
      <w:proofErr w:type="spellStart"/>
      <w:r>
        <w:t>Siskey</w:t>
      </w:r>
      <w:proofErr w:type="spellEnd"/>
      <w:r>
        <w:t>, M., Bryan, M., and Conner, J. 2023. Bottom trawl survey age and length composition input sample sizes for stocks assessed with statistical catch-at-age assessment models at the Alaska Fisheries Science Center. U.S. Department of Commerce. NOAA Technical Memorandum NMFS-AFSC-470: 38 p.</w:t>
      </w:r>
    </w:p>
    <w:p w14:paraId="6DF33695" w14:textId="77777777" w:rsidR="00FB274C" w:rsidRDefault="00FB274C" w:rsidP="00FB274C">
      <w:pPr>
        <w:pStyle w:val="Bibliography"/>
        <w:ind w:left="720" w:hanging="720"/>
      </w:pPr>
      <w:bookmarkStart w:id="42" w:name="ref-ICES2020"/>
      <w:bookmarkEnd w:id="41"/>
      <w:r>
        <w:t xml:space="preserve">ICES. 2020. Workshop on unavoidable survey effort reduction (WKUSER). ICES Scientific Reports. </w:t>
      </w:r>
      <w:proofErr w:type="spellStart"/>
      <w:r>
        <w:t>doi</w:t>
      </w:r>
      <w:proofErr w:type="spellEnd"/>
      <w:r>
        <w:t xml:space="preserve">: </w:t>
      </w:r>
      <w:hyperlink r:id="rId19">
        <w:r>
          <w:rPr>
            <w:rStyle w:val="Hyperlink"/>
          </w:rPr>
          <w:t>10.17895/ices.pub.7453</w:t>
        </w:r>
      </w:hyperlink>
      <w:r>
        <w:t>.</w:t>
      </w:r>
    </w:p>
    <w:p w14:paraId="2681E6A5" w14:textId="77777777" w:rsidR="00FB274C" w:rsidRDefault="00FB274C" w:rsidP="00FB274C">
      <w:pPr>
        <w:pStyle w:val="Bibliography"/>
        <w:ind w:left="720" w:hanging="720"/>
      </w:pPr>
      <w:bookmarkStart w:id="43" w:name="ref-ICES2023"/>
      <w:bookmarkEnd w:id="42"/>
      <w:r>
        <w:t xml:space="preserve">ICES. 2023. Workshop on unavoidable survey effort reduction 2 (WKUSER). ICES Scientific Reports. </w:t>
      </w:r>
      <w:proofErr w:type="spellStart"/>
      <w:r>
        <w:t>doi</w:t>
      </w:r>
      <w:proofErr w:type="spellEnd"/>
      <w:r>
        <w:t xml:space="preserve">: </w:t>
      </w:r>
      <w:hyperlink r:id="rId20">
        <w:proofErr w:type="gramStart"/>
        <w:r>
          <w:rPr>
            <w:rStyle w:val="Hyperlink"/>
          </w:rPr>
          <w:t>10.17895/ices.pub.22086845.v</w:t>
        </w:r>
        <w:proofErr w:type="gramEnd"/>
        <w:r>
          <w:rPr>
            <w:rStyle w:val="Hyperlink"/>
          </w:rPr>
          <w:t>1</w:t>
        </w:r>
      </w:hyperlink>
      <w:r>
        <w:t>.</w:t>
      </w:r>
    </w:p>
    <w:p w14:paraId="607A0CCD" w14:textId="77777777" w:rsidR="00FB274C" w:rsidRDefault="00FB274C" w:rsidP="00FB274C">
      <w:pPr>
        <w:pStyle w:val="Bibliography"/>
        <w:ind w:left="720" w:hanging="720"/>
      </w:pPr>
      <w:bookmarkStart w:id="44" w:name="ref-Lambert2017"/>
      <w:bookmarkEnd w:id="43"/>
      <w:r>
        <w:lastRenderedPageBreak/>
        <w:t xml:space="preserve">Lambert, G., </w:t>
      </w:r>
      <w:proofErr w:type="spellStart"/>
      <w:r>
        <w:t>Helser</w:t>
      </w:r>
      <w:proofErr w:type="spellEnd"/>
      <w:r>
        <w:t xml:space="preserve">, T. E., Berger, A., Olsen, E., Hastie, J., O’Malley, J., Siegfried, K., </w:t>
      </w:r>
      <w:proofErr w:type="spellStart"/>
      <w:r>
        <w:t>Hulson</w:t>
      </w:r>
      <w:proofErr w:type="spellEnd"/>
      <w:r>
        <w:t xml:space="preserve">, P.-J.F., McBride, R., </w:t>
      </w:r>
      <w:proofErr w:type="spellStart"/>
      <w:r>
        <w:t>Calay</w:t>
      </w:r>
      <w:proofErr w:type="spellEnd"/>
      <w:r>
        <w:t>, S., Turner, S., and Miller, T. 2017. NOAA technical memorandum: Importance of age data collection for stock assessments: A US national perspective. Report from the otolith sampling size working group (OSSWG).</w:t>
      </w:r>
    </w:p>
    <w:p w14:paraId="4549EB8A" w14:textId="77777777" w:rsidR="00FB274C" w:rsidRDefault="00FB274C" w:rsidP="00FB274C">
      <w:pPr>
        <w:pStyle w:val="Bibliography"/>
        <w:ind w:left="720" w:hanging="720"/>
      </w:pPr>
      <w:bookmarkStart w:id="45" w:name="ref-Lauth2019"/>
      <w:bookmarkEnd w:id="44"/>
      <w:proofErr w:type="spellStart"/>
      <w:r>
        <w:t>Lauth</w:t>
      </w:r>
      <w:proofErr w:type="spellEnd"/>
      <w:r>
        <w:t>, R.R., Dawson, E.J., and Conner, J. 2019. Results of the 2017 eastern and northern Bering Sea continental shelf bottom trawl survey of groundfish and invertebrate fauna. U.S. Department of Commerce. NOAA Technical Memorandum NMFS-AFSC-396: 260 p.</w:t>
      </w:r>
    </w:p>
    <w:p w14:paraId="3FDDE985" w14:textId="77777777" w:rsidR="00FB274C" w:rsidRDefault="00FB274C" w:rsidP="00FB274C">
      <w:pPr>
        <w:pStyle w:val="Bibliography"/>
        <w:ind w:left="720" w:hanging="720"/>
      </w:pPr>
      <w:bookmarkStart w:id="46" w:name="ref-Maunder2015"/>
      <w:bookmarkEnd w:id="45"/>
      <w:r>
        <w:t xml:space="preserve">Maunder, M.N., and </w:t>
      </w:r>
      <w:proofErr w:type="spellStart"/>
      <w:r>
        <w:t>Piner</w:t>
      </w:r>
      <w:proofErr w:type="spellEnd"/>
      <w:r>
        <w:t xml:space="preserve">, K.R. 2015. Contemporary fisheries stock assessment: Many issues still remain. ICES Journal of Marine Science 72(1): 7–18. </w:t>
      </w:r>
      <w:proofErr w:type="spellStart"/>
      <w:r>
        <w:t>doi</w:t>
      </w:r>
      <w:proofErr w:type="spellEnd"/>
      <w:r>
        <w:t xml:space="preserve">: </w:t>
      </w:r>
      <w:hyperlink r:id="rId21">
        <w:r>
          <w:rPr>
            <w:rStyle w:val="Hyperlink"/>
          </w:rPr>
          <w:t>10.1093/</w:t>
        </w:r>
        <w:proofErr w:type="spellStart"/>
        <w:r>
          <w:rPr>
            <w:rStyle w:val="Hyperlink"/>
          </w:rPr>
          <w:t>icesjms</w:t>
        </w:r>
        <w:proofErr w:type="spellEnd"/>
        <w:r>
          <w:rPr>
            <w:rStyle w:val="Hyperlink"/>
          </w:rPr>
          <w:t>/fsu015</w:t>
        </w:r>
      </w:hyperlink>
      <w:r>
        <w:t>.</w:t>
      </w:r>
    </w:p>
    <w:p w14:paraId="3F546BBB" w14:textId="77777777" w:rsidR="00FB274C" w:rsidRDefault="00FB274C" w:rsidP="00FB274C">
      <w:pPr>
        <w:pStyle w:val="Bibliography"/>
        <w:ind w:left="720" w:hanging="720"/>
      </w:pPr>
      <w:bookmarkStart w:id="47" w:name="ref-Mcallister1997"/>
      <w:bookmarkEnd w:id="46"/>
      <w:r>
        <w:t xml:space="preserve">McAllister, M.K., and </w:t>
      </w:r>
      <w:proofErr w:type="spellStart"/>
      <w:r>
        <w:t>Ianelli</w:t>
      </w:r>
      <w:proofErr w:type="spellEnd"/>
      <w:r>
        <w:t xml:space="preserve">, J.N. 1997. Bayesian stock assessment using catch-age data and the sampling-importance resampling algorithm. Canadian Journal of Fisheries and Aquatic Sciences 54(2): 284–300. </w:t>
      </w:r>
      <w:proofErr w:type="spellStart"/>
      <w:r>
        <w:t>doi</w:t>
      </w:r>
      <w:proofErr w:type="spellEnd"/>
      <w:r>
        <w:t xml:space="preserve">: </w:t>
      </w:r>
      <w:hyperlink r:id="rId22">
        <w:r>
          <w:rPr>
            <w:rStyle w:val="Hyperlink"/>
          </w:rPr>
          <w:t>10.1139/f96-285</w:t>
        </w:r>
      </w:hyperlink>
      <w:r>
        <w:t>.</w:t>
      </w:r>
    </w:p>
    <w:p w14:paraId="24B5CBAA" w14:textId="77777777" w:rsidR="00FB274C" w:rsidRDefault="00FB274C" w:rsidP="00FB274C">
      <w:pPr>
        <w:pStyle w:val="Bibliography"/>
        <w:ind w:left="720" w:hanging="720"/>
      </w:pPr>
      <w:bookmarkStart w:id="48" w:name="ref-Miller2006"/>
      <w:bookmarkEnd w:id="47"/>
      <w:r>
        <w:t xml:space="preserve">Miller, T.J., and </w:t>
      </w:r>
      <w:proofErr w:type="spellStart"/>
      <w:r>
        <w:t>Skalski</w:t>
      </w:r>
      <w:proofErr w:type="spellEnd"/>
      <w:r>
        <w:t xml:space="preserve">, J.R. 2006. Integrating design- and model-based inference to estimate length and age composition in North Pacific longline catches. Canadian Journal of Fisheries and Aquatic Sciences 63(5): 1092–1114. </w:t>
      </w:r>
      <w:proofErr w:type="spellStart"/>
      <w:r>
        <w:t>doi</w:t>
      </w:r>
      <w:proofErr w:type="spellEnd"/>
      <w:r>
        <w:t xml:space="preserve">: </w:t>
      </w:r>
      <w:hyperlink r:id="rId23">
        <w:r>
          <w:rPr>
            <w:rStyle w:val="Hyperlink"/>
          </w:rPr>
          <w:t>10.1139/f06-022</w:t>
        </w:r>
      </w:hyperlink>
      <w:r>
        <w:t>.</w:t>
      </w:r>
    </w:p>
    <w:p w14:paraId="6D52ED5B" w14:textId="77777777" w:rsidR="00FB274C" w:rsidRDefault="00FB274C" w:rsidP="00FB274C">
      <w:pPr>
        <w:pStyle w:val="Bibliography"/>
        <w:ind w:left="720" w:hanging="720"/>
      </w:pPr>
      <w:bookmarkStart w:id="49" w:name="ref-Pennington2000"/>
      <w:bookmarkEnd w:id="48"/>
      <w:r>
        <w:t xml:space="preserve">Pennington, M., Burmeister, L.M., and </w:t>
      </w:r>
      <w:proofErr w:type="spellStart"/>
      <w:r>
        <w:t>Hjellvik</w:t>
      </w:r>
      <w:proofErr w:type="spellEnd"/>
      <w:r>
        <w:t>, V. 2000. Assessing the precision of frequency distributions estimated from trawl-survey samples. Fishery Bulletin, U.S. 100(1): 74–80.</w:t>
      </w:r>
    </w:p>
    <w:p w14:paraId="2168A988" w14:textId="77777777" w:rsidR="00FB274C" w:rsidRDefault="00FB274C" w:rsidP="00FB274C">
      <w:pPr>
        <w:pStyle w:val="Bibliography"/>
        <w:ind w:left="720" w:hanging="720"/>
      </w:pPr>
      <w:bookmarkStart w:id="50" w:name="ref-Prager2003"/>
      <w:bookmarkEnd w:id="49"/>
      <w:r>
        <w:t xml:space="preserve">Prager, M.H., Porch, C.E., </w:t>
      </w:r>
      <w:proofErr w:type="spellStart"/>
      <w:r>
        <w:t>Shertzer</w:t>
      </w:r>
      <w:proofErr w:type="spellEnd"/>
      <w:r>
        <w:t>, K.W., and Caddy, J.F. 2003. Targets and limits for management of fisheries: A simple probability-based approach. North American Journal of Fisheries Management 23(2): 349–361.</w:t>
      </w:r>
    </w:p>
    <w:p w14:paraId="473C886B" w14:textId="77777777" w:rsidR="00FB274C" w:rsidRDefault="00FB274C" w:rsidP="00FB274C">
      <w:pPr>
        <w:pStyle w:val="Bibliography"/>
        <w:ind w:left="720" w:hanging="720"/>
      </w:pPr>
      <w:bookmarkStart w:id="51" w:name="ref-Punt2013"/>
      <w:bookmarkEnd w:id="50"/>
      <w:r>
        <w:t xml:space="preserve">Punt, A.E., Huang, T., and Maunder, M.N. 2013. Review of integrated size-structured models for stock assessment of hard-to-age crustacean and </w:t>
      </w:r>
      <w:proofErr w:type="spellStart"/>
      <w:r>
        <w:t>mollusc</w:t>
      </w:r>
      <w:proofErr w:type="spellEnd"/>
      <w:r>
        <w:t xml:space="preserve"> species. ICES Journal of Marine Science 70(1): 16–33. </w:t>
      </w:r>
      <w:proofErr w:type="spellStart"/>
      <w:r>
        <w:t>doi</w:t>
      </w:r>
      <w:proofErr w:type="spellEnd"/>
      <w:r>
        <w:t xml:space="preserve">: </w:t>
      </w:r>
      <w:hyperlink r:id="rId24">
        <w:r>
          <w:rPr>
            <w:rStyle w:val="Hyperlink"/>
          </w:rPr>
          <w:t>10.1093/</w:t>
        </w:r>
        <w:proofErr w:type="spellStart"/>
        <w:r>
          <w:rPr>
            <w:rStyle w:val="Hyperlink"/>
          </w:rPr>
          <w:t>icesjms</w:t>
        </w:r>
        <w:proofErr w:type="spellEnd"/>
        <w:r>
          <w:rPr>
            <w:rStyle w:val="Hyperlink"/>
          </w:rPr>
          <w:t>/fss185</w:t>
        </w:r>
      </w:hyperlink>
      <w:r>
        <w:t>.</w:t>
      </w:r>
    </w:p>
    <w:p w14:paraId="784A4BAE" w14:textId="77777777" w:rsidR="00FB274C" w:rsidRDefault="00FB274C" w:rsidP="00FB274C">
      <w:pPr>
        <w:pStyle w:val="Bibliography"/>
        <w:ind w:left="720" w:hanging="720"/>
      </w:pPr>
      <w:bookmarkStart w:id="52" w:name="ref-QuinnDeriso1999"/>
      <w:bookmarkEnd w:id="51"/>
      <w:r>
        <w:t xml:space="preserve">Quinn, T., and </w:t>
      </w:r>
      <w:proofErr w:type="spellStart"/>
      <w:r>
        <w:t>Deriso</w:t>
      </w:r>
      <w:proofErr w:type="spellEnd"/>
      <w:r>
        <w:t>, R. 1999. Quantitative Fish Dynamics. Oxford University Press, New York, NY.</w:t>
      </w:r>
    </w:p>
    <w:p w14:paraId="5546581B" w14:textId="77777777" w:rsidR="00FB274C" w:rsidRDefault="00FB274C" w:rsidP="00FB274C">
      <w:pPr>
        <w:pStyle w:val="Bibliography"/>
        <w:ind w:left="720" w:hanging="720"/>
      </w:pPr>
      <w:bookmarkStart w:id="53" w:name="ref-Rcore"/>
      <w:bookmarkEnd w:id="52"/>
      <w:r>
        <w:t xml:space="preserve">R Core Team. 2022. R: A Language and Environment for Statistical Computing. R Foundation for Statistical Computing, Vienna, Austria. Available from </w:t>
      </w:r>
      <w:hyperlink r:id="rId25">
        <w:r>
          <w:rPr>
            <w:rStyle w:val="Hyperlink"/>
          </w:rPr>
          <w:t>https://www.R-project.org/</w:t>
        </w:r>
      </w:hyperlink>
      <w:r>
        <w:t>.</w:t>
      </w:r>
    </w:p>
    <w:p w14:paraId="06AEF46E" w14:textId="77777777" w:rsidR="00FB274C" w:rsidRDefault="00FB274C" w:rsidP="00FB274C">
      <w:pPr>
        <w:pStyle w:val="Bibliography"/>
        <w:ind w:left="720" w:hanging="720"/>
      </w:pPr>
      <w:bookmarkStart w:id="54" w:name="ref-Siskey2023"/>
      <w:bookmarkEnd w:id="53"/>
      <w:proofErr w:type="spellStart"/>
      <w:r>
        <w:lastRenderedPageBreak/>
        <w:t>Siskey</w:t>
      </w:r>
      <w:proofErr w:type="spellEnd"/>
      <w:r>
        <w:t xml:space="preserve">, M.R., Punt, A.E., </w:t>
      </w:r>
      <w:proofErr w:type="spellStart"/>
      <w:r>
        <w:t>Hulson</w:t>
      </w:r>
      <w:proofErr w:type="spellEnd"/>
      <w:r>
        <w:t xml:space="preserve">, P.-J.F., Bryan, M.D., </w:t>
      </w:r>
      <w:proofErr w:type="spellStart"/>
      <w:r>
        <w:t>Ianelli</w:t>
      </w:r>
      <w:proofErr w:type="spellEnd"/>
      <w:r>
        <w:t xml:space="preserve">, J.N., and Thorson, J.T. 2023. The estimated impact of changes to otolith field-sampling and ageing effort on stock assessment inputs, outputs, and catch advice. Canadian Journal of Fisheries and Aquatic Sciences 80(1): 115–131. </w:t>
      </w:r>
      <w:proofErr w:type="spellStart"/>
      <w:r>
        <w:t>doi</w:t>
      </w:r>
      <w:proofErr w:type="spellEnd"/>
      <w:r>
        <w:t xml:space="preserve">: </w:t>
      </w:r>
      <w:hyperlink r:id="rId26">
        <w:r>
          <w:rPr>
            <w:rStyle w:val="Hyperlink"/>
          </w:rPr>
          <w:t>10.1139/cjfas-2022-0050</w:t>
        </w:r>
      </w:hyperlink>
      <w:r>
        <w:t>.</w:t>
      </w:r>
    </w:p>
    <w:p w14:paraId="00E3D3AA" w14:textId="77777777" w:rsidR="00FB274C" w:rsidRDefault="00FB274C" w:rsidP="00FB274C">
      <w:pPr>
        <w:pStyle w:val="Bibliography"/>
        <w:ind w:left="720" w:hanging="720"/>
      </w:pPr>
      <w:bookmarkStart w:id="55" w:name="ref-Stauffer2004"/>
      <w:bookmarkEnd w:id="54"/>
      <w:r>
        <w:t>Stauffer, G. 2004. NOAA Protocols for Groundfish Bottom Trawl Surveys of the Nation’s fishery resources. U.S. Department of Commerce. NOAA Technical Memorandum NMFS-F/SPO-65: 205 p.</w:t>
      </w:r>
    </w:p>
    <w:p w14:paraId="3F3BE0F9" w14:textId="77777777" w:rsidR="00FB274C" w:rsidRDefault="00FB274C" w:rsidP="00FB274C">
      <w:pPr>
        <w:pStyle w:val="Bibliography"/>
        <w:ind w:left="720" w:hanging="720"/>
      </w:pPr>
      <w:bookmarkStart w:id="56" w:name="ref-Stewart2014"/>
      <w:bookmarkEnd w:id="55"/>
      <w:r>
        <w:t xml:space="preserve">Stewart, I.J., and Hamel, O.S. 2014. Bootstrapping of sample sizes for length-or age-composition data used in stock assessments. Canadian Journal of Fisheries and Aquatic Sciences 71(4): 581–588. </w:t>
      </w:r>
      <w:proofErr w:type="spellStart"/>
      <w:r>
        <w:t>doi</w:t>
      </w:r>
      <w:proofErr w:type="spellEnd"/>
      <w:r>
        <w:t xml:space="preserve">: </w:t>
      </w:r>
      <w:hyperlink r:id="rId27">
        <w:r>
          <w:rPr>
            <w:rStyle w:val="Hyperlink"/>
          </w:rPr>
          <w:t>10.1139/cjfas-2013-0289</w:t>
        </w:r>
      </w:hyperlink>
      <w:r>
        <w:t>.</w:t>
      </w:r>
    </w:p>
    <w:p w14:paraId="77327D7B" w14:textId="77777777" w:rsidR="00FB274C" w:rsidRDefault="00FB274C" w:rsidP="00FB274C">
      <w:pPr>
        <w:pStyle w:val="Bibliography"/>
        <w:ind w:left="720" w:hanging="720"/>
      </w:pPr>
      <w:bookmarkStart w:id="57" w:name="ref-Thorson2014"/>
      <w:bookmarkEnd w:id="56"/>
      <w:r>
        <w:t xml:space="preserve">Thorson, J.T. 2014. Standardizing compositional data for stock assessment. ICES Journal of Marine Science 71(5): 1117–1128. </w:t>
      </w:r>
      <w:proofErr w:type="spellStart"/>
      <w:r>
        <w:t>doi</w:t>
      </w:r>
      <w:proofErr w:type="spellEnd"/>
      <w:r>
        <w:t xml:space="preserve">: </w:t>
      </w:r>
      <w:hyperlink r:id="rId28">
        <w:r>
          <w:rPr>
            <w:rStyle w:val="Hyperlink"/>
          </w:rPr>
          <w:t>10.1093/</w:t>
        </w:r>
        <w:proofErr w:type="spellStart"/>
        <w:r>
          <w:rPr>
            <w:rStyle w:val="Hyperlink"/>
          </w:rPr>
          <w:t>icesjms</w:t>
        </w:r>
        <w:proofErr w:type="spellEnd"/>
        <w:r>
          <w:rPr>
            <w:rStyle w:val="Hyperlink"/>
          </w:rPr>
          <w:t>/fst224</w:t>
        </w:r>
      </w:hyperlink>
      <w:r>
        <w:t>.</w:t>
      </w:r>
    </w:p>
    <w:p w14:paraId="6704D8DC" w14:textId="77777777" w:rsidR="00FB274C" w:rsidRDefault="00FB274C" w:rsidP="00FB274C">
      <w:pPr>
        <w:pStyle w:val="Bibliography"/>
        <w:ind w:left="720" w:hanging="720"/>
      </w:pPr>
      <w:bookmarkStart w:id="58" w:name="ref-Thorson2017"/>
      <w:bookmarkEnd w:id="57"/>
      <w:r>
        <w:t xml:space="preserve">Thorson, J.T., Johnson, K.F., </w:t>
      </w:r>
      <w:proofErr w:type="spellStart"/>
      <w:r>
        <w:t>Methot</w:t>
      </w:r>
      <w:proofErr w:type="spellEnd"/>
      <w:r>
        <w:t xml:space="preserve">, R.D., and Taylor, I.G. 2017. Model-based estimates of effective sample size in stock assessment models using the Dirichlet-multinomial distribution. Fisheries Research 192: 84–93. </w:t>
      </w:r>
      <w:proofErr w:type="spellStart"/>
      <w:r>
        <w:t>doi</w:t>
      </w:r>
      <w:proofErr w:type="spellEnd"/>
      <w:r>
        <w:t xml:space="preserve">: </w:t>
      </w:r>
      <w:hyperlink r:id="rId29">
        <w:r>
          <w:rPr>
            <w:rStyle w:val="Hyperlink"/>
          </w:rPr>
          <w:t>10.1016/j.fishres.2016.06.005</w:t>
        </w:r>
      </w:hyperlink>
      <w:r>
        <w:t>.</w:t>
      </w:r>
    </w:p>
    <w:p w14:paraId="40004F75" w14:textId="77777777" w:rsidR="00FB274C" w:rsidRDefault="00FB274C" w:rsidP="00FB274C">
      <w:pPr>
        <w:pStyle w:val="Bibliography"/>
        <w:ind w:left="720" w:hanging="720"/>
      </w:pPr>
      <w:bookmarkStart w:id="59" w:name="ref-vonSzalay2018"/>
      <w:bookmarkEnd w:id="58"/>
      <w:r>
        <w:t xml:space="preserve">von </w:t>
      </w:r>
      <w:proofErr w:type="spellStart"/>
      <w:r>
        <w:t>Szalay</w:t>
      </w:r>
      <w:proofErr w:type="spellEnd"/>
      <w:r>
        <w:t>, P.G., and Raring, N.W. 2018. Data Report: 2017 Gulf of Alaska bottom trawl survey. U.S. Department of Commerce, NOAA Technical Memorandum NMFS-AFSC-374: 260 p.</w:t>
      </w:r>
    </w:p>
    <w:p w14:paraId="66F505AE" w14:textId="77777777" w:rsidR="00FB274C" w:rsidRDefault="00FB274C" w:rsidP="00FB274C">
      <w:pPr>
        <w:pStyle w:val="Bibliography"/>
        <w:ind w:left="720" w:hanging="720"/>
      </w:pPr>
      <w:bookmarkStart w:id="60" w:name="ref-vonSzalay2017"/>
      <w:bookmarkEnd w:id="59"/>
      <w:r>
        <w:t xml:space="preserve">von </w:t>
      </w:r>
      <w:proofErr w:type="spellStart"/>
      <w:r>
        <w:t>Szalay</w:t>
      </w:r>
      <w:proofErr w:type="spellEnd"/>
      <w:r>
        <w:t xml:space="preserve">, P.G., Raring, N.W., </w:t>
      </w:r>
      <w:proofErr w:type="spellStart"/>
      <w:r>
        <w:t>Rooper</w:t>
      </w:r>
      <w:proofErr w:type="spellEnd"/>
      <w:r>
        <w:t>, C.N., and A, L.E. 2017. Data Report: 2016 Aleutian Islands bottom trawl survey. U.S. Department of Commerce, NOAA Technical Memorandum NMFS-AFSC-349: 161 p.</w:t>
      </w:r>
    </w:p>
    <w:p w14:paraId="60E7DDAB" w14:textId="77777777" w:rsidR="00FB274C" w:rsidRDefault="00FB274C" w:rsidP="00FB274C">
      <w:pPr>
        <w:pStyle w:val="Bibliography"/>
        <w:ind w:left="720" w:hanging="720"/>
      </w:pPr>
      <w:bookmarkStart w:id="61" w:name="ref-Xu2020"/>
      <w:bookmarkEnd w:id="60"/>
      <w:r>
        <w:t xml:space="preserve">Xu, H., Thorson, J.T., and </w:t>
      </w:r>
      <w:proofErr w:type="spellStart"/>
      <w:r>
        <w:t>Methot</w:t>
      </w:r>
      <w:proofErr w:type="spellEnd"/>
      <w:r>
        <w:t xml:space="preserve">, R.D. 2020. Comparing the performance of three data-weighting methods when allowing for time-varying selectivity. Canadian Journal of Fisheries and Aquatic Sciences 77(2): 247–263. </w:t>
      </w:r>
      <w:proofErr w:type="spellStart"/>
      <w:r>
        <w:t>doi</w:t>
      </w:r>
      <w:proofErr w:type="spellEnd"/>
      <w:r>
        <w:t xml:space="preserve">: </w:t>
      </w:r>
      <w:hyperlink r:id="rId30">
        <w:r>
          <w:rPr>
            <w:rStyle w:val="Hyperlink"/>
          </w:rPr>
          <w:t>10.1139/cjfas-2019-0107</w:t>
        </w:r>
      </w:hyperlink>
      <w:r>
        <w:t>.</w:t>
      </w:r>
    </w:p>
    <w:p w14:paraId="3A2FD3D2" w14:textId="77777777" w:rsidR="00FB274C" w:rsidRDefault="00FB274C" w:rsidP="00FB274C">
      <w:pPr>
        <w:pStyle w:val="Bibliography"/>
        <w:ind w:left="720" w:hanging="720"/>
      </w:pPr>
      <w:bookmarkStart w:id="62" w:name="ref-Zimmermann2009"/>
      <w:bookmarkEnd w:id="61"/>
      <w:r>
        <w:t xml:space="preserve">Zimmermann, M., Dew, C.B., and Malley, B.A. 2009. History of Alaska red king crab, </w:t>
      </w:r>
      <w:proofErr w:type="spellStart"/>
      <w:r>
        <w:rPr>
          <w:i/>
          <w:iCs/>
        </w:rPr>
        <w:t>paralithodes</w:t>
      </w:r>
      <w:proofErr w:type="spellEnd"/>
      <w:r>
        <w:rPr>
          <w:i/>
          <w:iCs/>
        </w:rPr>
        <w:t xml:space="preserve"> </w:t>
      </w:r>
      <w:proofErr w:type="spellStart"/>
      <w:r>
        <w:rPr>
          <w:i/>
          <w:iCs/>
        </w:rPr>
        <w:t>camtschaticus</w:t>
      </w:r>
      <w:proofErr w:type="spellEnd"/>
      <w:r>
        <w:t>, bottom trawl surveys, 1940-61. Marine Fisheries Review 71(1): 1.</w:t>
      </w:r>
    </w:p>
    <w:bookmarkEnd w:id="34"/>
    <w:bookmarkEnd w:id="62"/>
    <w:p w14:paraId="57DDEBF1" w14:textId="77777777" w:rsidR="00CD027C" w:rsidRDefault="00CA1586">
      <w:r>
        <w:br w:type="page"/>
      </w:r>
    </w:p>
    <w:p w14:paraId="77B14F6B" w14:textId="77777777" w:rsidR="00CD027C" w:rsidRDefault="00CA1586">
      <w:pPr>
        <w:pStyle w:val="Heading1"/>
      </w:pPr>
      <w:bookmarkStart w:id="63" w:name="tables"/>
      <w:bookmarkEnd w:id="32"/>
      <w:r>
        <w:lastRenderedPageBreak/>
        <w:t>Tables</w:t>
      </w:r>
    </w:p>
    <w:p w14:paraId="6840B806" w14:textId="77777777" w:rsidR="000E3E29" w:rsidRPr="00AD3EC8" w:rsidRDefault="000E3E29" w:rsidP="000E3E29">
      <w:pPr>
        <w:pStyle w:val="TableCaption"/>
        <w:rPr>
          <w:i w:val="0"/>
        </w:rPr>
      </w:pPr>
      <w:bookmarkStart w:id="64" w:name="tab:species-samples"/>
      <w:bookmarkStart w:id="65" w:name="figures"/>
      <w:bookmarkEnd w:id="63"/>
      <w:bookmarkEnd w:id="64"/>
      <w:r w:rsidRPr="00AD3EC8">
        <w:rPr>
          <w:i w:val="0"/>
        </w:rPr>
        <w:t xml:space="preserve">Table 1: Average length and age samples (length samples shown first, age samples shown in parentheses) from the most recent three AFSC bottom trawl surveys by region for the stocks evaluated in the bootstrap-simulation for reduction in length and age collections. Species types are shown in parentheses in the stock column (f - flatfish, g - </w:t>
      </w:r>
      <w:proofErr w:type="spellStart"/>
      <w:r w:rsidRPr="00AD3EC8">
        <w:rPr>
          <w:i w:val="0"/>
        </w:rPr>
        <w:t>gadid</w:t>
      </w:r>
      <w:proofErr w:type="spellEnd"/>
      <w:r w:rsidRPr="00AD3EC8">
        <w:rPr>
          <w:i w:val="0"/>
        </w:rPr>
        <w:t>, r - rockfish, o - other)</w:t>
      </w:r>
    </w:p>
    <w:tbl>
      <w:tblPr>
        <w:tblW w:w="5000" w:type="pct"/>
        <w:tblLook w:val="0020" w:firstRow="1" w:lastRow="0" w:firstColumn="0" w:lastColumn="0" w:noHBand="0" w:noVBand="0"/>
        <w:tblCaption w:val="Table 1: Average length and age samples (length samples shown first, age samples shown in parentheses) from the most recent three AFSC bottom trawl surveys by region for the stocks evaluated in the bootstrap-simulation for reduction in length and age collections. Species types are shown in parentheses in the stock column (f - flatfish, g - gadid, r - rockfish, o - other)"/>
      </w:tblPr>
      <w:tblGrid>
        <w:gridCol w:w="1803"/>
        <w:gridCol w:w="2338"/>
        <w:gridCol w:w="1709"/>
        <w:gridCol w:w="1805"/>
        <w:gridCol w:w="1705"/>
      </w:tblGrid>
      <w:tr w:rsidR="000E3E29" w14:paraId="1ED990AB" w14:textId="77777777" w:rsidTr="00BC1CB0">
        <w:trPr>
          <w:trHeight w:val="144"/>
          <w:tblHeader/>
        </w:trPr>
        <w:tc>
          <w:tcPr>
            <w:tcW w:w="963" w:type="pct"/>
            <w:tcBorders>
              <w:bottom w:val="single" w:sz="4" w:space="0" w:color="auto"/>
            </w:tcBorders>
          </w:tcPr>
          <w:p w14:paraId="15E0BDA3" w14:textId="77777777" w:rsidR="000E3E29" w:rsidRDefault="000E3E29" w:rsidP="00BC1CB0">
            <w:pPr>
              <w:pStyle w:val="Compact"/>
            </w:pPr>
            <w:r>
              <w:t>Stock</w:t>
            </w:r>
          </w:p>
        </w:tc>
        <w:tc>
          <w:tcPr>
            <w:tcW w:w="1249" w:type="pct"/>
            <w:tcBorders>
              <w:bottom w:val="single" w:sz="4" w:space="0" w:color="auto"/>
            </w:tcBorders>
          </w:tcPr>
          <w:p w14:paraId="69D7C890" w14:textId="77777777" w:rsidR="000E3E29" w:rsidRDefault="000E3E29" w:rsidP="00BC1CB0">
            <w:pPr>
              <w:pStyle w:val="Compact"/>
            </w:pPr>
            <w:r>
              <w:t>Scientific name</w:t>
            </w:r>
          </w:p>
        </w:tc>
        <w:tc>
          <w:tcPr>
            <w:tcW w:w="913" w:type="pct"/>
            <w:tcBorders>
              <w:bottom w:val="single" w:sz="4" w:space="0" w:color="auto"/>
            </w:tcBorders>
          </w:tcPr>
          <w:p w14:paraId="16363EEA" w14:textId="77777777" w:rsidR="000E3E29" w:rsidRDefault="000E3E29" w:rsidP="00BC1CB0">
            <w:pPr>
              <w:pStyle w:val="Compact"/>
              <w:jc w:val="center"/>
            </w:pPr>
            <w:r>
              <w:t>AI</w:t>
            </w:r>
          </w:p>
        </w:tc>
        <w:tc>
          <w:tcPr>
            <w:tcW w:w="964" w:type="pct"/>
            <w:tcBorders>
              <w:bottom w:val="single" w:sz="4" w:space="0" w:color="auto"/>
            </w:tcBorders>
          </w:tcPr>
          <w:p w14:paraId="3A18617D" w14:textId="77777777" w:rsidR="000E3E29" w:rsidRDefault="000E3E29" w:rsidP="00BC1CB0">
            <w:pPr>
              <w:pStyle w:val="Compact"/>
              <w:jc w:val="center"/>
            </w:pPr>
            <w:r>
              <w:t>EBS</w:t>
            </w:r>
          </w:p>
        </w:tc>
        <w:tc>
          <w:tcPr>
            <w:tcW w:w="911" w:type="pct"/>
            <w:tcBorders>
              <w:bottom w:val="single" w:sz="4" w:space="0" w:color="auto"/>
            </w:tcBorders>
          </w:tcPr>
          <w:p w14:paraId="5460C104" w14:textId="77777777" w:rsidR="000E3E29" w:rsidRDefault="000E3E29" w:rsidP="00BC1CB0">
            <w:pPr>
              <w:pStyle w:val="Compact"/>
              <w:jc w:val="center"/>
            </w:pPr>
            <w:r>
              <w:t>GOA</w:t>
            </w:r>
          </w:p>
        </w:tc>
      </w:tr>
      <w:tr w:rsidR="000E3E29" w14:paraId="04F71A1B" w14:textId="77777777" w:rsidTr="00BC1CB0">
        <w:trPr>
          <w:trHeight w:val="20"/>
        </w:trPr>
        <w:tc>
          <w:tcPr>
            <w:tcW w:w="963" w:type="pct"/>
            <w:tcBorders>
              <w:top w:val="single" w:sz="4" w:space="0" w:color="auto"/>
            </w:tcBorders>
          </w:tcPr>
          <w:p w14:paraId="1B8FBE46" w14:textId="77777777" w:rsidR="000E3E29" w:rsidRDefault="000E3E29" w:rsidP="00BC1CB0">
            <w:pPr>
              <w:pStyle w:val="Compact"/>
              <w:spacing w:before="0"/>
            </w:pPr>
            <w:r>
              <w:t>Alaska plaice (f)</w:t>
            </w:r>
          </w:p>
        </w:tc>
        <w:tc>
          <w:tcPr>
            <w:tcW w:w="1249" w:type="pct"/>
            <w:tcBorders>
              <w:top w:val="single" w:sz="4" w:space="0" w:color="auto"/>
            </w:tcBorders>
          </w:tcPr>
          <w:p w14:paraId="74834836" w14:textId="77777777" w:rsidR="000E3E29" w:rsidRPr="006B13FE" w:rsidRDefault="000E3E29" w:rsidP="00BC1CB0">
            <w:pPr>
              <w:pStyle w:val="Compact"/>
              <w:spacing w:before="0"/>
              <w:rPr>
                <w:i/>
              </w:rPr>
            </w:pPr>
            <w:proofErr w:type="spellStart"/>
            <w:r w:rsidRPr="006B13FE">
              <w:rPr>
                <w:i/>
              </w:rPr>
              <w:t>Pleuronectes</w:t>
            </w:r>
            <w:proofErr w:type="spellEnd"/>
            <w:r w:rsidRPr="006B13FE">
              <w:rPr>
                <w:i/>
              </w:rPr>
              <w:t xml:space="preserve"> </w:t>
            </w:r>
            <w:proofErr w:type="spellStart"/>
            <w:r w:rsidRPr="006B13FE">
              <w:rPr>
                <w:i/>
              </w:rPr>
              <w:t>quadrituberculatus</w:t>
            </w:r>
            <w:proofErr w:type="spellEnd"/>
          </w:p>
        </w:tc>
        <w:tc>
          <w:tcPr>
            <w:tcW w:w="913" w:type="pct"/>
            <w:tcBorders>
              <w:top w:val="single" w:sz="4" w:space="0" w:color="auto"/>
            </w:tcBorders>
          </w:tcPr>
          <w:p w14:paraId="6B763614" w14:textId="77777777" w:rsidR="000E3E29" w:rsidRDefault="000E3E29" w:rsidP="00BC1CB0">
            <w:pPr>
              <w:pStyle w:val="Compact"/>
              <w:spacing w:before="0"/>
              <w:jc w:val="center"/>
            </w:pPr>
            <w:r>
              <w:t>–</w:t>
            </w:r>
          </w:p>
        </w:tc>
        <w:tc>
          <w:tcPr>
            <w:tcW w:w="964" w:type="pct"/>
            <w:tcBorders>
              <w:top w:val="single" w:sz="4" w:space="0" w:color="auto"/>
            </w:tcBorders>
          </w:tcPr>
          <w:p w14:paraId="31057DD9" w14:textId="77777777" w:rsidR="000E3E29" w:rsidRDefault="000E3E29" w:rsidP="00BC1CB0">
            <w:pPr>
              <w:pStyle w:val="Compact"/>
              <w:spacing w:before="0"/>
              <w:jc w:val="center"/>
            </w:pPr>
            <w:r>
              <w:t>10,486 (327)</w:t>
            </w:r>
          </w:p>
        </w:tc>
        <w:tc>
          <w:tcPr>
            <w:tcW w:w="911" w:type="pct"/>
            <w:tcBorders>
              <w:top w:val="single" w:sz="4" w:space="0" w:color="auto"/>
            </w:tcBorders>
          </w:tcPr>
          <w:p w14:paraId="3AB9CCEB" w14:textId="77777777" w:rsidR="000E3E29" w:rsidRDefault="000E3E29" w:rsidP="00BC1CB0">
            <w:pPr>
              <w:pStyle w:val="Compact"/>
              <w:spacing w:before="0"/>
              <w:jc w:val="center"/>
            </w:pPr>
            <w:r>
              <w:t>–</w:t>
            </w:r>
          </w:p>
        </w:tc>
      </w:tr>
      <w:tr w:rsidR="000E3E29" w14:paraId="6814EB21" w14:textId="77777777" w:rsidTr="00BC1CB0">
        <w:trPr>
          <w:trHeight w:val="20"/>
        </w:trPr>
        <w:tc>
          <w:tcPr>
            <w:tcW w:w="963" w:type="pct"/>
          </w:tcPr>
          <w:p w14:paraId="16B14345" w14:textId="77777777" w:rsidR="000E3E29" w:rsidRDefault="000E3E29" w:rsidP="00BC1CB0">
            <w:pPr>
              <w:pStyle w:val="Compact"/>
              <w:spacing w:before="0"/>
            </w:pPr>
            <w:proofErr w:type="spellStart"/>
            <w:r>
              <w:t>arrowtooth</w:t>
            </w:r>
            <w:proofErr w:type="spellEnd"/>
            <w:r>
              <w:t xml:space="preserve"> flounder (f)</w:t>
            </w:r>
          </w:p>
        </w:tc>
        <w:tc>
          <w:tcPr>
            <w:tcW w:w="1249" w:type="pct"/>
          </w:tcPr>
          <w:p w14:paraId="296E7028" w14:textId="77777777" w:rsidR="000E3E29" w:rsidRPr="006B13FE" w:rsidRDefault="000E3E29" w:rsidP="00BC1CB0">
            <w:pPr>
              <w:pStyle w:val="Compact"/>
              <w:spacing w:before="0"/>
              <w:rPr>
                <w:i/>
              </w:rPr>
            </w:pPr>
            <w:proofErr w:type="spellStart"/>
            <w:r w:rsidRPr="006B13FE">
              <w:rPr>
                <w:i/>
              </w:rPr>
              <w:t>Atheresthes</w:t>
            </w:r>
            <w:proofErr w:type="spellEnd"/>
            <w:r w:rsidRPr="006B13FE">
              <w:rPr>
                <w:i/>
              </w:rPr>
              <w:t xml:space="preserve"> </w:t>
            </w:r>
            <w:proofErr w:type="spellStart"/>
            <w:r w:rsidRPr="006B13FE">
              <w:rPr>
                <w:i/>
              </w:rPr>
              <w:t>stomias</w:t>
            </w:r>
            <w:proofErr w:type="spellEnd"/>
          </w:p>
        </w:tc>
        <w:tc>
          <w:tcPr>
            <w:tcW w:w="913" w:type="pct"/>
          </w:tcPr>
          <w:p w14:paraId="0CD169F4" w14:textId="77777777" w:rsidR="000E3E29" w:rsidRDefault="000E3E29" w:rsidP="00BC1CB0">
            <w:pPr>
              <w:pStyle w:val="Compact"/>
              <w:spacing w:before="0"/>
              <w:jc w:val="center"/>
            </w:pPr>
            <w:r>
              <w:t>9,868 (460)</w:t>
            </w:r>
          </w:p>
        </w:tc>
        <w:tc>
          <w:tcPr>
            <w:tcW w:w="964" w:type="pct"/>
          </w:tcPr>
          <w:p w14:paraId="58DA6AB0" w14:textId="77777777" w:rsidR="000E3E29" w:rsidRDefault="000E3E29" w:rsidP="00BC1CB0">
            <w:pPr>
              <w:pStyle w:val="Compact"/>
              <w:spacing w:before="0"/>
              <w:jc w:val="center"/>
            </w:pPr>
            <w:r>
              <w:t>14,928 (702)</w:t>
            </w:r>
          </w:p>
        </w:tc>
        <w:tc>
          <w:tcPr>
            <w:tcW w:w="911" w:type="pct"/>
          </w:tcPr>
          <w:p w14:paraId="4E3BD2DB" w14:textId="77777777" w:rsidR="000E3E29" w:rsidRDefault="000E3E29" w:rsidP="00BC1CB0">
            <w:pPr>
              <w:pStyle w:val="Compact"/>
              <w:spacing w:before="0"/>
              <w:jc w:val="center"/>
            </w:pPr>
            <w:r>
              <w:t>36,842 (597)</w:t>
            </w:r>
          </w:p>
        </w:tc>
      </w:tr>
      <w:tr w:rsidR="000E3E29" w14:paraId="45250A1F" w14:textId="77777777" w:rsidTr="00BC1CB0">
        <w:trPr>
          <w:trHeight w:val="20"/>
        </w:trPr>
        <w:tc>
          <w:tcPr>
            <w:tcW w:w="963" w:type="pct"/>
          </w:tcPr>
          <w:p w14:paraId="058D4D73" w14:textId="77777777" w:rsidR="000E3E29" w:rsidRDefault="000E3E29" w:rsidP="00BC1CB0">
            <w:pPr>
              <w:pStyle w:val="Compact"/>
              <w:spacing w:before="0"/>
            </w:pPr>
            <w:r>
              <w:t>Atka mackerel (o)</w:t>
            </w:r>
          </w:p>
        </w:tc>
        <w:tc>
          <w:tcPr>
            <w:tcW w:w="1249" w:type="pct"/>
          </w:tcPr>
          <w:p w14:paraId="18E0DCF1" w14:textId="77777777" w:rsidR="000E3E29" w:rsidRPr="006B13FE" w:rsidRDefault="000E3E29" w:rsidP="00BC1CB0">
            <w:pPr>
              <w:pStyle w:val="Compact"/>
              <w:spacing w:before="0"/>
              <w:rPr>
                <w:i/>
              </w:rPr>
            </w:pPr>
            <w:proofErr w:type="spellStart"/>
            <w:r w:rsidRPr="006B13FE">
              <w:rPr>
                <w:i/>
              </w:rPr>
              <w:t>Pleurogrammus</w:t>
            </w:r>
            <w:proofErr w:type="spellEnd"/>
            <w:r w:rsidRPr="006B13FE">
              <w:rPr>
                <w:i/>
              </w:rPr>
              <w:t xml:space="preserve"> </w:t>
            </w:r>
            <w:proofErr w:type="spellStart"/>
            <w:r w:rsidRPr="006B13FE">
              <w:rPr>
                <w:i/>
              </w:rPr>
              <w:t>monopterygius</w:t>
            </w:r>
            <w:proofErr w:type="spellEnd"/>
          </w:p>
        </w:tc>
        <w:tc>
          <w:tcPr>
            <w:tcW w:w="913" w:type="pct"/>
          </w:tcPr>
          <w:p w14:paraId="0588CAD1" w14:textId="77777777" w:rsidR="000E3E29" w:rsidRDefault="000E3E29" w:rsidP="00BC1CB0">
            <w:pPr>
              <w:pStyle w:val="Compact"/>
              <w:spacing w:before="0"/>
              <w:jc w:val="center"/>
            </w:pPr>
            <w:r>
              <w:t>7,888 (610)</w:t>
            </w:r>
          </w:p>
        </w:tc>
        <w:tc>
          <w:tcPr>
            <w:tcW w:w="964" w:type="pct"/>
          </w:tcPr>
          <w:p w14:paraId="6BD96F6B" w14:textId="77777777" w:rsidR="000E3E29" w:rsidRDefault="000E3E29" w:rsidP="00BC1CB0">
            <w:pPr>
              <w:pStyle w:val="Compact"/>
              <w:spacing w:before="0"/>
              <w:jc w:val="center"/>
            </w:pPr>
            <w:r>
              <w:t>–</w:t>
            </w:r>
          </w:p>
        </w:tc>
        <w:tc>
          <w:tcPr>
            <w:tcW w:w="911" w:type="pct"/>
          </w:tcPr>
          <w:p w14:paraId="0F943E41" w14:textId="77777777" w:rsidR="000E3E29" w:rsidRDefault="000E3E29" w:rsidP="00BC1CB0">
            <w:pPr>
              <w:pStyle w:val="Compact"/>
              <w:spacing w:before="0"/>
              <w:jc w:val="center"/>
            </w:pPr>
            <w:r>
              <w:t>–</w:t>
            </w:r>
          </w:p>
        </w:tc>
      </w:tr>
      <w:tr w:rsidR="000E3E29" w14:paraId="46BB80B9" w14:textId="77777777" w:rsidTr="00BC1CB0">
        <w:trPr>
          <w:trHeight w:val="20"/>
        </w:trPr>
        <w:tc>
          <w:tcPr>
            <w:tcW w:w="963" w:type="pct"/>
          </w:tcPr>
          <w:p w14:paraId="39021E2E" w14:textId="77777777" w:rsidR="000E3E29" w:rsidRDefault="000E3E29" w:rsidP="00BC1CB0">
            <w:pPr>
              <w:pStyle w:val="Compact"/>
              <w:spacing w:before="0"/>
            </w:pPr>
            <w:r>
              <w:t>flathead sole (f)</w:t>
            </w:r>
          </w:p>
        </w:tc>
        <w:tc>
          <w:tcPr>
            <w:tcW w:w="1249" w:type="pct"/>
          </w:tcPr>
          <w:p w14:paraId="214C992A" w14:textId="77777777" w:rsidR="000E3E29" w:rsidRPr="006B13FE" w:rsidRDefault="000E3E29" w:rsidP="00BC1CB0">
            <w:pPr>
              <w:pStyle w:val="Compact"/>
              <w:spacing w:before="0"/>
              <w:rPr>
                <w:i/>
              </w:rPr>
            </w:pPr>
            <w:proofErr w:type="spellStart"/>
            <w:r w:rsidRPr="006B13FE">
              <w:rPr>
                <w:i/>
              </w:rPr>
              <w:t>Hippoglossoides</w:t>
            </w:r>
            <w:proofErr w:type="spellEnd"/>
            <w:r w:rsidRPr="006B13FE">
              <w:rPr>
                <w:i/>
              </w:rPr>
              <w:t xml:space="preserve"> </w:t>
            </w:r>
            <w:proofErr w:type="spellStart"/>
            <w:r w:rsidRPr="006B13FE">
              <w:rPr>
                <w:i/>
              </w:rPr>
              <w:t>elassodon</w:t>
            </w:r>
            <w:proofErr w:type="spellEnd"/>
          </w:p>
        </w:tc>
        <w:tc>
          <w:tcPr>
            <w:tcW w:w="913" w:type="pct"/>
          </w:tcPr>
          <w:p w14:paraId="129C9A8E" w14:textId="77777777" w:rsidR="000E3E29" w:rsidRDefault="000E3E29" w:rsidP="00BC1CB0">
            <w:pPr>
              <w:pStyle w:val="Compact"/>
              <w:spacing w:before="0"/>
              <w:jc w:val="center"/>
            </w:pPr>
            <w:r>
              <w:t>4,602 (0)</w:t>
            </w:r>
          </w:p>
        </w:tc>
        <w:tc>
          <w:tcPr>
            <w:tcW w:w="964" w:type="pct"/>
          </w:tcPr>
          <w:p w14:paraId="1CE1F934" w14:textId="77777777" w:rsidR="000E3E29" w:rsidRDefault="000E3E29" w:rsidP="00BC1CB0">
            <w:pPr>
              <w:pStyle w:val="Compact"/>
              <w:spacing w:before="0"/>
              <w:jc w:val="center"/>
            </w:pPr>
            <w:r>
              <w:t>22,356 (810)</w:t>
            </w:r>
          </w:p>
        </w:tc>
        <w:tc>
          <w:tcPr>
            <w:tcW w:w="911" w:type="pct"/>
          </w:tcPr>
          <w:p w14:paraId="2421FB89" w14:textId="77777777" w:rsidR="000E3E29" w:rsidRDefault="000E3E29" w:rsidP="00BC1CB0">
            <w:pPr>
              <w:pStyle w:val="Compact"/>
              <w:spacing w:before="0"/>
              <w:jc w:val="center"/>
            </w:pPr>
            <w:r>
              <w:t>15,233 (225)</w:t>
            </w:r>
          </w:p>
        </w:tc>
      </w:tr>
      <w:tr w:rsidR="000E3E29" w14:paraId="7D7FC6BB" w14:textId="77777777" w:rsidTr="00BC1CB0">
        <w:trPr>
          <w:trHeight w:val="20"/>
        </w:trPr>
        <w:tc>
          <w:tcPr>
            <w:tcW w:w="963" w:type="pct"/>
          </w:tcPr>
          <w:p w14:paraId="22461DC3" w14:textId="77777777" w:rsidR="000E3E29" w:rsidRDefault="000E3E29" w:rsidP="00BC1CB0">
            <w:pPr>
              <w:pStyle w:val="Compact"/>
              <w:spacing w:before="0"/>
            </w:pPr>
            <w:r>
              <w:t>northern rock sole (f)</w:t>
            </w:r>
          </w:p>
        </w:tc>
        <w:tc>
          <w:tcPr>
            <w:tcW w:w="1249" w:type="pct"/>
          </w:tcPr>
          <w:p w14:paraId="76F09289" w14:textId="77777777" w:rsidR="000E3E29" w:rsidRPr="006B13FE" w:rsidRDefault="000E3E29" w:rsidP="00BC1CB0">
            <w:pPr>
              <w:pStyle w:val="Compact"/>
              <w:spacing w:before="0"/>
              <w:rPr>
                <w:i/>
              </w:rPr>
            </w:pPr>
            <w:proofErr w:type="spellStart"/>
            <w:r w:rsidRPr="006B13FE">
              <w:rPr>
                <w:i/>
              </w:rPr>
              <w:t>Lepidopsetta</w:t>
            </w:r>
            <w:proofErr w:type="spellEnd"/>
            <w:r w:rsidRPr="006B13FE">
              <w:rPr>
                <w:i/>
              </w:rPr>
              <w:t xml:space="preserve"> </w:t>
            </w:r>
            <w:proofErr w:type="spellStart"/>
            <w:r w:rsidRPr="006B13FE">
              <w:rPr>
                <w:i/>
              </w:rPr>
              <w:t>polyxystra</w:t>
            </w:r>
            <w:proofErr w:type="spellEnd"/>
          </w:p>
        </w:tc>
        <w:tc>
          <w:tcPr>
            <w:tcW w:w="913" w:type="pct"/>
          </w:tcPr>
          <w:p w14:paraId="063283AA" w14:textId="77777777" w:rsidR="000E3E29" w:rsidRDefault="000E3E29" w:rsidP="00BC1CB0">
            <w:pPr>
              <w:pStyle w:val="Compact"/>
              <w:spacing w:before="0"/>
              <w:jc w:val="center"/>
            </w:pPr>
            <w:r>
              <w:t>10,754 (0)</w:t>
            </w:r>
          </w:p>
        </w:tc>
        <w:tc>
          <w:tcPr>
            <w:tcW w:w="964" w:type="pct"/>
          </w:tcPr>
          <w:p w14:paraId="5AF1C7D4" w14:textId="77777777" w:rsidR="000E3E29" w:rsidRDefault="000E3E29" w:rsidP="00BC1CB0">
            <w:pPr>
              <w:pStyle w:val="Compact"/>
              <w:spacing w:before="0"/>
              <w:jc w:val="center"/>
            </w:pPr>
            <w:r>
              <w:t>24,698 (584)</w:t>
            </w:r>
          </w:p>
        </w:tc>
        <w:tc>
          <w:tcPr>
            <w:tcW w:w="911" w:type="pct"/>
          </w:tcPr>
          <w:p w14:paraId="088BFD44" w14:textId="77777777" w:rsidR="000E3E29" w:rsidRDefault="000E3E29" w:rsidP="00BC1CB0">
            <w:pPr>
              <w:pStyle w:val="Compact"/>
              <w:spacing w:before="0"/>
              <w:jc w:val="center"/>
            </w:pPr>
            <w:r>
              <w:t>3,685 (197)</w:t>
            </w:r>
          </w:p>
        </w:tc>
      </w:tr>
      <w:tr w:rsidR="000E3E29" w14:paraId="2BF0E475" w14:textId="77777777" w:rsidTr="00BC1CB0">
        <w:trPr>
          <w:trHeight w:val="20"/>
        </w:trPr>
        <w:tc>
          <w:tcPr>
            <w:tcW w:w="963" w:type="pct"/>
          </w:tcPr>
          <w:p w14:paraId="29F7FA82" w14:textId="77777777" w:rsidR="000E3E29" w:rsidRDefault="000E3E29" w:rsidP="00BC1CB0">
            <w:pPr>
              <w:pStyle w:val="Compact"/>
              <w:spacing w:before="0"/>
            </w:pPr>
            <w:r>
              <w:t>northern rockfish (r)</w:t>
            </w:r>
          </w:p>
        </w:tc>
        <w:tc>
          <w:tcPr>
            <w:tcW w:w="1249" w:type="pct"/>
          </w:tcPr>
          <w:p w14:paraId="29520965" w14:textId="77777777" w:rsidR="000E3E29" w:rsidRPr="006B13FE" w:rsidRDefault="000E3E29" w:rsidP="00BC1CB0">
            <w:pPr>
              <w:pStyle w:val="Compact"/>
              <w:spacing w:before="0"/>
              <w:rPr>
                <w:i/>
              </w:rPr>
            </w:pPr>
            <w:r w:rsidRPr="006B13FE">
              <w:rPr>
                <w:i/>
              </w:rPr>
              <w:t xml:space="preserve">Sebastes </w:t>
            </w:r>
            <w:proofErr w:type="spellStart"/>
            <w:r w:rsidRPr="006B13FE">
              <w:rPr>
                <w:i/>
              </w:rPr>
              <w:t>polyspinis</w:t>
            </w:r>
            <w:proofErr w:type="spellEnd"/>
          </w:p>
        </w:tc>
        <w:tc>
          <w:tcPr>
            <w:tcW w:w="913" w:type="pct"/>
          </w:tcPr>
          <w:p w14:paraId="4B3F3C0F" w14:textId="77777777" w:rsidR="000E3E29" w:rsidRDefault="000E3E29" w:rsidP="00BC1CB0">
            <w:pPr>
              <w:pStyle w:val="Compact"/>
              <w:spacing w:before="0"/>
              <w:jc w:val="center"/>
            </w:pPr>
            <w:r>
              <w:t>14,928 (571)</w:t>
            </w:r>
          </w:p>
        </w:tc>
        <w:tc>
          <w:tcPr>
            <w:tcW w:w="964" w:type="pct"/>
          </w:tcPr>
          <w:p w14:paraId="53EFF985" w14:textId="77777777" w:rsidR="000E3E29" w:rsidRDefault="000E3E29" w:rsidP="00BC1CB0">
            <w:pPr>
              <w:pStyle w:val="Compact"/>
              <w:spacing w:before="0"/>
              <w:jc w:val="center"/>
            </w:pPr>
            <w:r>
              <w:t>–</w:t>
            </w:r>
          </w:p>
        </w:tc>
        <w:tc>
          <w:tcPr>
            <w:tcW w:w="911" w:type="pct"/>
          </w:tcPr>
          <w:p w14:paraId="384436A3" w14:textId="77777777" w:rsidR="000E3E29" w:rsidRDefault="000E3E29" w:rsidP="00BC1CB0">
            <w:pPr>
              <w:pStyle w:val="Compact"/>
              <w:spacing w:before="0"/>
              <w:jc w:val="center"/>
            </w:pPr>
            <w:r>
              <w:t>2,298 (447)</w:t>
            </w:r>
          </w:p>
        </w:tc>
      </w:tr>
      <w:tr w:rsidR="000E3E29" w14:paraId="0014C562" w14:textId="77777777" w:rsidTr="00BC1CB0">
        <w:trPr>
          <w:trHeight w:val="20"/>
        </w:trPr>
        <w:tc>
          <w:tcPr>
            <w:tcW w:w="963" w:type="pct"/>
          </w:tcPr>
          <w:p w14:paraId="53791CCB" w14:textId="77777777" w:rsidR="000E3E29" w:rsidRDefault="000E3E29" w:rsidP="00BC1CB0">
            <w:pPr>
              <w:pStyle w:val="Compact"/>
              <w:spacing w:before="0"/>
            </w:pPr>
            <w:r>
              <w:t>Pacific cod (g)</w:t>
            </w:r>
          </w:p>
        </w:tc>
        <w:tc>
          <w:tcPr>
            <w:tcW w:w="1249" w:type="pct"/>
          </w:tcPr>
          <w:p w14:paraId="68526BBD" w14:textId="77777777" w:rsidR="000E3E29" w:rsidRPr="006B13FE" w:rsidRDefault="000E3E29" w:rsidP="00BC1CB0">
            <w:pPr>
              <w:pStyle w:val="Compact"/>
              <w:spacing w:before="0"/>
              <w:rPr>
                <w:i/>
              </w:rPr>
            </w:pPr>
            <w:proofErr w:type="spellStart"/>
            <w:r w:rsidRPr="006B13FE">
              <w:rPr>
                <w:i/>
              </w:rPr>
              <w:t>Gadus</w:t>
            </w:r>
            <w:proofErr w:type="spellEnd"/>
            <w:r w:rsidRPr="006B13FE">
              <w:rPr>
                <w:i/>
              </w:rPr>
              <w:t xml:space="preserve"> macrocephalus</w:t>
            </w:r>
          </w:p>
        </w:tc>
        <w:tc>
          <w:tcPr>
            <w:tcW w:w="913" w:type="pct"/>
          </w:tcPr>
          <w:p w14:paraId="3CFC2341" w14:textId="77777777" w:rsidR="000E3E29" w:rsidRDefault="000E3E29" w:rsidP="00BC1CB0">
            <w:pPr>
              <w:pStyle w:val="Compact"/>
              <w:spacing w:before="0"/>
              <w:jc w:val="center"/>
            </w:pPr>
            <w:r>
              <w:t>5,723 (604)</w:t>
            </w:r>
          </w:p>
        </w:tc>
        <w:tc>
          <w:tcPr>
            <w:tcW w:w="964" w:type="pct"/>
          </w:tcPr>
          <w:p w14:paraId="2FE1362D" w14:textId="77777777" w:rsidR="000E3E29" w:rsidRDefault="000E3E29" w:rsidP="00BC1CB0">
            <w:pPr>
              <w:pStyle w:val="Compact"/>
              <w:spacing w:before="0"/>
              <w:jc w:val="center"/>
            </w:pPr>
            <w:r>
              <w:t>11,477 (1,449)</w:t>
            </w:r>
          </w:p>
        </w:tc>
        <w:tc>
          <w:tcPr>
            <w:tcW w:w="911" w:type="pct"/>
          </w:tcPr>
          <w:p w14:paraId="6DE833B6" w14:textId="77777777" w:rsidR="000E3E29" w:rsidRDefault="000E3E29" w:rsidP="00BC1CB0">
            <w:pPr>
              <w:pStyle w:val="Compact"/>
              <w:spacing w:before="0"/>
              <w:jc w:val="center"/>
            </w:pPr>
            <w:r>
              <w:t>3,452 (464)</w:t>
            </w:r>
          </w:p>
        </w:tc>
      </w:tr>
      <w:tr w:rsidR="000E3E29" w14:paraId="42576CB1" w14:textId="77777777" w:rsidTr="00BC1CB0">
        <w:trPr>
          <w:trHeight w:val="20"/>
        </w:trPr>
        <w:tc>
          <w:tcPr>
            <w:tcW w:w="963" w:type="pct"/>
          </w:tcPr>
          <w:p w14:paraId="37E4E23F" w14:textId="77777777" w:rsidR="000E3E29" w:rsidRDefault="000E3E29" w:rsidP="00BC1CB0">
            <w:pPr>
              <w:pStyle w:val="Compact"/>
              <w:spacing w:before="0"/>
            </w:pPr>
            <w:proofErr w:type="gramStart"/>
            <w:r>
              <w:t>Pacific ocean</w:t>
            </w:r>
            <w:proofErr w:type="gramEnd"/>
            <w:r>
              <w:t xml:space="preserve"> perch (r)</w:t>
            </w:r>
          </w:p>
        </w:tc>
        <w:tc>
          <w:tcPr>
            <w:tcW w:w="1249" w:type="pct"/>
          </w:tcPr>
          <w:p w14:paraId="62C853B7" w14:textId="77777777" w:rsidR="000E3E29" w:rsidRPr="006B13FE" w:rsidRDefault="000E3E29" w:rsidP="00BC1CB0">
            <w:pPr>
              <w:pStyle w:val="Compact"/>
              <w:spacing w:before="0"/>
              <w:rPr>
                <w:i/>
              </w:rPr>
            </w:pPr>
            <w:r w:rsidRPr="006B13FE">
              <w:rPr>
                <w:i/>
              </w:rPr>
              <w:t xml:space="preserve">Sebastes </w:t>
            </w:r>
            <w:proofErr w:type="spellStart"/>
            <w:r w:rsidRPr="006B13FE">
              <w:rPr>
                <w:i/>
              </w:rPr>
              <w:t>alutus</w:t>
            </w:r>
            <w:proofErr w:type="spellEnd"/>
          </w:p>
        </w:tc>
        <w:tc>
          <w:tcPr>
            <w:tcW w:w="913" w:type="pct"/>
          </w:tcPr>
          <w:p w14:paraId="3A40903D" w14:textId="77777777" w:rsidR="000E3E29" w:rsidRDefault="000E3E29" w:rsidP="00BC1CB0">
            <w:pPr>
              <w:pStyle w:val="Compact"/>
              <w:spacing w:before="0"/>
              <w:jc w:val="center"/>
            </w:pPr>
            <w:r>
              <w:t>3,2491 (1,019)</w:t>
            </w:r>
          </w:p>
        </w:tc>
        <w:tc>
          <w:tcPr>
            <w:tcW w:w="964" w:type="pct"/>
          </w:tcPr>
          <w:p w14:paraId="59EA3832" w14:textId="77777777" w:rsidR="000E3E29" w:rsidRDefault="000E3E29" w:rsidP="00BC1CB0">
            <w:pPr>
              <w:pStyle w:val="Compact"/>
              <w:spacing w:before="0"/>
              <w:jc w:val="center"/>
            </w:pPr>
            <w:r>
              <w:t>–</w:t>
            </w:r>
          </w:p>
        </w:tc>
        <w:tc>
          <w:tcPr>
            <w:tcW w:w="911" w:type="pct"/>
          </w:tcPr>
          <w:p w14:paraId="097AAD4F" w14:textId="77777777" w:rsidR="000E3E29" w:rsidRDefault="000E3E29" w:rsidP="00BC1CB0">
            <w:pPr>
              <w:pStyle w:val="Compact"/>
              <w:spacing w:before="0"/>
              <w:jc w:val="center"/>
            </w:pPr>
            <w:r>
              <w:t>23,319 (1,150)</w:t>
            </w:r>
          </w:p>
        </w:tc>
      </w:tr>
      <w:tr w:rsidR="000E3E29" w14:paraId="189C9B55" w14:textId="77777777" w:rsidTr="00BC1CB0">
        <w:trPr>
          <w:trHeight w:val="20"/>
        </w:trPr>
        <w:tc>
          <w:tcPr>
            <w:tcW w:w="963" w:type="pct"/>
          </w:tcPr>
          <w:p w14:paraId="2EF19699" w14:textId="77777777" w:rsidR="000E3E29" w:rsidRDefault="000E3E29" w:rsidP="00BC1CB0">
            <w:pPr>
              <w:pStyle w:val="Compact"/>
              <w:spacing w:before="0"/>
            </w:pPr>
            <w:r>
              <w:t>rex sole (f)</w:t>
            </w:r>
          </w:p>
        </w:tc>
        <w:tc>
          <w:tcPr>
            <w:tcW w:w="1249" w:type="pct"/>
          </w:tcPr>
          <w:p w14:paraId="052B2C53" w14:textId="77777777" w:rsidR="000E3E29" w:rsidRPr="006B13FE" w:rsidRDefault="000E3E29" w:rsidP="00BC1CB0">
            <w:pPr>
              <w:pStyle w:val="Compact"/>
              <w:spacing w:before="0"/>
              <w:rPr>
                <w:i/>
              </w:rPr>
            </w:pPr>
            <w:proofErr w:type="spellStart"/>
            <w:r w:rsidRPr="006B13FE">
              <w:rPr>
                <w:i/>
              </w:rPr>
              <w:t>Glyptocephalus</w:t>
            </w:r>
            <w:proofErr w:type="spellEnd"/>
          </w:p>
        </w:tc>
        <w:tc>
          <w:tcPr>
            <w:tcW w:w="913" w:type="pct"/>
          </w:tcPr>
          <w:p w14:paraId="64501D3A" w14:textId="77777777" w:rsidR="000E3E29" w:rsidRDefault="000E3E29" w:rsidP="00BC1CB0">
            <w:pPr>
              <w:pStyle w:val="Compact"/>
              <w:spacing w:before="0"/>
              <w:jc w:val="center"/>
            </w:pPr>
            <w:r>
              <w:t>–</w:t>
            </w:r>
          </w:p>
        </w:tc>
        <w:tc>
          <w:tcPr>
            <w:tcW w:w="964" w:type="pct"/>
          </w:tcPr>
          <w:p w14:paraId="707E394C" w14:textId="77777777" w:rsidR="000E3E29" w:rsidRDefault="000E3E29" w:rsidP="00BC1CB0">
            <w:pPr>
              <w:pStyle w:val="Compact"/>
              <w:spacing w:before="0"/>
              <w:jc w:val="center"/>
            </w:pPr>
            <w:r>
              <w:t>–</w:t>
            </w:r>
          </w:p>
        </w:tc>
        <w:tc>
          <w:tcPr>
            <w:tcW w:w="911" w:type="pct"/>
          </w:tcPr>
          <w:p w14:paraId="356902C9" w14:textId="77777777" w:rsidR="000E3E29" w:rsidRDefault="000E3E29" w:rsidP="00BC1CB0">
            <w:pPr>
              <w:pStyle w:val="Compact"/>
              <w:spacing w:before="0"/>
              <w:jc w:val="center"/>
            </w:pPr>
            <w:r>
              <w:t>12,878 (412)</w:t>
            </w:r>
          </w:p>
        </w:tc>
      </w:tr>
      <w:tr w:rsidR="000E3E29" w14:paraId="294E6F1A" w14:textId="77777777" w:rsidTr="00BC1CB0">
        <w:trPr>
          <w:trHeight w:val="20"/>
        </w:trPr>
        <w:tc>
          <w:tcPr>
            <w:tcW w:w="963" w:type="pct"/>
          </w:tcPr>
          <w:p w14:paraId="4AFFDC34" w14:textId="77777777" w:rsidR="000E3E29" w:rsidRDefault="000E3E29" w:rsidP="00BC1CB0">
            <w:pPr>
              <w:pStyle w:val="Compact"/>
              <w:spacing w:before="0"/>
            </w:pPr>
            <w:r>
              <w:t>southern rock sole (f)</w:t>
            </w:r>
          </w:p>
        </w:tc>
        <w:tc>
          <w:tcPr>
            <w:tcW w:w="1249" w:type="pct"/>
          </w:tcPr>
          <w:p w14:paraId="54AF85F0" w14:textId="77777777" w:rsidR="000E3E29" w:rsidRPr="006B13FE" w:rsidRDefault="000E3E29" w:rsidP="00BC1CB0">
            <w:pPr>
              <w:pStyle w:val="Compact"/>
              <w:spacing w:before="0"/>
              <w:rPr>
                <w:i/>
              </w:rPr>
            </w:pPr>
            <w:proofErr w:type="spellStart"/>
            <w:r w:rsidRPr="006B13FE">
              <w:rPr>
                <w:i/>
              </w:rPr>
              <w:t>Lepidopsetta</w:t>
            </w:r>
            <w:proofErr w:type="spellEnd"/>
            <w:r w:rsidRPr="006B13FE">
              <w:rPr>
                <w:i/>
              </w:rPr>
              <w:t xml:space="preserve"> </w:t>
            </w:r>
            <w:proofErr w:type="spellStart"/>
            <w:r w:rsidRPr="006B13FE">
              <w:rPr>
                <w:i/>
              </w:rPr>
              <w:t>billineta</w:t>
            </w:r>
            <w:proofErr w:type="spellEnd"/>
          </w:p>
        </w:tc>
        <w:tc>
          <w:tcPr>
            <w:tcW w:w="913" w:type="pct"/>
          </w:tcPr>
          <w:p w14:paraId="6CB23A3A" w14:textId="77777777" w:rsidR="000E3E29" w:rsidRDefault="000E3E29" w:rsidP="00BC1CB0">
            <w:pPr>
              <w:pStyle w:val="Compact"/>
              <w:spacing w:before="0"/>
              <w:jc w:val="center"/>
            </w:pPr>
            <w:r>
              <w:t>–</w:t>
            </w:r>
          </w:p>
        </w:tc>
        <w:tc>
          <w:tcPr>
            <w:tcW w:w="964" w:type="pct"/>
          </w:tcPr>
          <w:p w14:paraId="0C70AE72" w14:textId="77777777" w:rsidR="000E3E29" w:rsidRDefault="000E3E29" w:rsidP="00BC1CB0">
            <w:pPr>
              <w:pStyle w:val="Compact"/>
              <w:spacing w:before="0"/>
              <w:jc w:val="center"/>
            </w:pPr>
            <w:r>
              <w:t>–</w:t>
            </w:r>
          </w:p>
        </w:tc>
        <w:tc>
          <w:tcPr>
            <w:tcW w:w="911" w:type="pct"/>
          </w:tcPr>
          <w:p w14:paraId="59E10A21" w14:textId="77777777" w:rsidR="000E3E29" w:rsidRDefault="000E3E29" w:rsidP="00BC1CB0">
            <w:pPr>
              <w:pStyle w:val="Compact"/>
              <w:spacing w:before="0"/>
              <w:jc w:val="center"/>
            </w:pPr>
            <w:r>
              <w:t>7,190 (730)</w:t>
            </w:r>
          </w:p>
        </w:tc>
      </w:tr>
      <w:tr w:rsidR="000E3E29" w14:paraId="193CC494" w14:textId="77777777" w:rsidTr="00BC1CB0">
        <w:trPr>
          <w:trHeight w:val="20"/>
        </w:trPr>
        <w:tc>
          <w:tcPr>
            <w:tcW w:w="963" w:type="pct"/>
          </w:tcPr>
          <w:p w14:paraId="41090D7D" w14:textId="77777777" w:rsidR="000E3E29" w:rsidRDefault="000E3E29" w:rsidP="00BC1CB0">
            <w:pPr>
              <w:pStyle w:val="Compact"/>
              <w:spacing w:before="0"/>
            </w:pPr>
            <w:r>
              <w:t>walleye pollock (g)</w:t>
            </w:r>
          </w:p>
        </w:tc>
        <w:tc>
          <w:tcPr>
            <w:tcW w:w="1249" w:type="pct"/>
          </w:tcPr>
          <w:p w14:paraId="13575479" w14:textId="77777777" w:rsidR="000E3E29" w:rsidRPr="006B13FE" w:rsidRDefault="000E3E29" w:rsidP="00BC1CB0">
            <w:pPr>
              <w:pStyle w:val="Compact"/>
              <w:spacing w:before="0"/>
              <w:rPr>
                <w:i/>
              </w:rPr>
            </w:pPr>
            <w:proofErr w:type="spellStart"/>
            <w:r w:rsidRPr="006B13FE">
              <w:rPr>
                <w:i/>
              </w:rPr>
              <w:t>Gadus</w:t>
            </w:r>
            <w:proofErr w:type="spellEnd"/>
            <w:r w:rsidRPr="006B13FE">
              <w:rPr>
                <w:i/>
              </w:rPr>
              <w:t xml:space="preserve"> </w:t>
            </w:r>
            <w:proofErr w:type="spellStart"/>
            <w:r w:rsidRPr="006B13FE">
              <w:rPr>
                <w:i/>
              </w:rPr>
              <w:t>chalcogrammus</w:t>
            </w:r>
            <w:proofErr w:type="spellEnd"/>
          </w:p>
        </w:tc>
        <w:tc>
          <w:tcPr>
            <w:tcW w:w="913" w:type="pct"/>
          </w:tcPr>
          <w:p w14:paraId="18505431" w14:textId="77777777" w:rsidR="000E3E29" w:rsidRDefault="000E3E29" w:rsidP="00BC1CB0">
            <w:pPr>
              <w:pStyle w:val="Compact"/>
              <w:spacing w:before="0"/>
              <w:jc w:val="center"/>
            </w:pPr>
            <w:r>
              <w:t>10,806 (791)</w:t>
            </w:r>
          </w:p>
        </w:tc>
        <w:tc>
          <w:tcPr>
            <w:tcW w:w="964" w:type="pct"/>
          </w:tcPr>
          <w:p w14:paraId="5CBA920C" w14:textId="77777777" w:rsidR="000E3E29" w:rsidRDefault="000E3E29" w:rsidP="00BC1CB0">
            <w:pPr>
              <w:pStyle w:val="Compact"/>
              <w:spacing w:before="0"/>
              <w:jc w:val="center"/>
            </w:pPr>
            <w:r>
              <w:t>49,544 (1600)</w:t>
            </w:r>
          </w:p>
        </w:tc>
        <w:tc>
          <w:tcPr>
            <w:tcW w:w="911" w:type="pct"/>
          </w:tcPr>
          <w:p w14:paraId="7C81C3AD" w14:textId="77777777" w:rsidR="000E3E29" w:rsidRDefault="000E3E29" w:rsidP="00BC1CB0">
            <w:pPr>
              <w:pStyle w:val="Compact"/>
              <w:spacing w:before="0"/>
              <w:jc w:val="center"/>
            </w:pPr>
            <w:r>
              <w:t>16,772 (1,075)</w:t>
            </w:r>
          </w:p>
        </w:tc>
      </w:tr>
      <w:tr w:rsidR="000E3E29" w14:paraId="272B8469" w14:textId="77777777" w:rsidTr="00BC1CB0">
        <w:trPr>
          <w:trHeight w:val="20"/>
        </w:trPr>
        <w:tc>
          <w:tcPr>
            <w:tcW w:w="963" w:type="pct"/>
            <w:tcBorders>
              <w:bottom w:val="single" w:sz="4" w:space="0" w:color="auto"/>
            </w:tcBorders>
          </w:tcPr>
          <w:p w14:paraId="4B4E17A4" w14:textId="77777777" w:rsidR="000E3E29" w:rsidRDefault="000E3E29" w:rsidP="00BC1CB0">
            <w:pPr>
              <w:pStyle w:val="Compact"/>
              <w:spacing w:before="0"/>
            </w:pPr>
            <w:r>
              <w:t>yellowfin sole (f)</w:t>
            </w:r>
          </w:p>
        </w:tc>
        <w:tc>
          <w:tcPr>
            <w:tcW w:w="1249" w:type="pct"/>
            <w:tcBorders>
              <w:bottom w:val="single" w:sz="4" w:space="0" w:color="auto"/>
            </w:tcBorders>
          </w:tcPr>
          <w:p w14:paraId="0DEDB90F" w14:textId="77777777" w:rsidR="000E3E29" w:rsidRPr="006B13FE" w:rsidRDefault="000E3E29" w:rsidP="00BC1CB0">
            <w:pPr>
              <w:pStyle w:val="Compact"/>
              <w:spacing w:before="0"/>
              <w:rPr>
                <w:i/>
              </w:rPr>
            </w:pPr>
            <w:proofErr w:type="spellStart"/>
            <w:r w:rsidRPr="006B13FE">
              <w:rPr>
                <w:i/>
              </w:rPr>
              <w:t>Limanda</w:t>
            </w:r>
            <w:proofErr w:type="spellEnd"/>
            <w:r w:rsidRPr="006B13FE">
              <w:rPr>
                <w:i/>
              </w:rPr>
              <w:t xml:space="preserve"> aspera</w:t>
            </w:r>
          </w:p>
        </w:tc>
        <w:tc>
          <w:tcPr>
            <w:tcW w:w="913" w:type="pct"/>
            <w:tcBorders>
              <w:bottom w:val="single" w:sz="4" w:space="0" w:color="auto"/>
            </w:tcBorders>
          </w:tcPr>
          <w:p w14:paraId="73E13D0D" w14:textId="77777777" w:rsidR="000E3E29" w:rsidRDefault="000E3E29" w:rsidP="00BC1CB0">
            <w:pPr>
              <w:pStyle w:val="Compact"/>
              <w:spacing w:before="0"/>
              <w:jc w:val="center"/>
            </w:pPr>
            <w:r>
              <w:t>–</w:t>
            </w:r>
          </w:p>
        </w:tc>
        <w:tc>
          <w:tcPr>
            <w:tcW w:w="964" w:type="pct"/>
            <w:tcBorders>
              <w:bottom w:val="single" w:sz="4" w:space="0" w:color="auto"/>
            </w:tcBorders>
          </w:tcPr>
          <w:p w14:paraId="22F01C4D" w14:textId="77777777" w:rsidR="000E3E29" w:rsidRDefault="000E3E29" w:rsidP="00BC1CB0">
            <w:pPr>
              <w:pStyle w:val="Compact"/>
              <w:spacing w:before="0"/>
              <w:jc w:val="center"/>
            </w:pPr>
            <w:r>
              <w:t>28,108 (845)</w:t>
            </w:r>
          </w:p>
        </w:tc>
        <w:tc>
          <w:tcPr>
            <w:tcW w:w="911" w:type="pct"/>
            <w:tcBorders>
              <w:bottom w:val="single" w:sz="4" w:space="0" w:color="auto"/>
            </w:tcBorders>
          </w:tcPr>
          <w:p w14:paraId="707A841F" w14:textId="77777777" w:rsidR="000E3E29" w:rsidRDefault="000E3E29" w:rsidP="00BC1CB0">
            <w:pPr>
              <w:pStyle w:val="Compact"/>
              <w:spacing w:before="0"/>
              <w:jc w:val="center"/>
            </w:pPr>
            <w:r>
              <w:t>–</w:t>
            </w:r>
          </w:p>
        </w:tc>
      </w:tr>
    </w:tbl>
    <w:p w14:paraId="4B838064" w14:textId="77777777" w:rsidR="000E3E29" w:rsidRDefault="000E3E29" w:rsidP="000E3E29"/>
    <w:p w14:paraId="0EE16AC7" w14:textId="40878BE8" w:rsidR="000E3E29" w:rsidRPr="006B13FE" w:rsidRDefault="000E3E29" w:rsidP="000E3E29">
      <w:pPr>
        <w:pStyle w:val="TableCaption"/>
        <w:rPr>
          <w:i w:val="0"/>
        </w:rPr>
      </w:pPr>
      <w:r w:rsidRPr="006B13FE">
        <w:rPr>
          <w:i w:val="0"/>
        </w:rPr>
        <w:lastRenderedPageBreak/>
        <w:t xml:space="preserve">Table 2: Average reductions in </w:t>
      </w:r>
      <w:r w:rsidR="0051081A">
        <w:rPr>
          <w:i w:val="0"/>
        </w:rPr>
        <w:t xml:space="preserve">total </w:t>
      </w:r>
      <w:r w:rsidRPr="006B13FE">
        <w:rPr>
          <w:i w:val="0"/>
        </w:rPr>
        <w:t>length frequency samples</w:t>
      </w:r>
      <w:r w:rsidR="0051081A">
        <w:rPr>
          <w:i w:val="0"/>
        </w:rPr>
        <w:t xml:space="preserve"> per survey</w:t>
      </w:r>
      <w:r w:rsidRPr="006B13FE">
        <w:rPr>
          <w:i w:val="0"/>
        </w:rPr>
        <w:t xml:space="preserve"> when sampling 1</w:t>
      </w:r>
      <w:r w:rsidR="00C95F8B">
        <w:rPr>
          <w:i w:val="0"/>
        </w:rPr>
        <w:t>5</w:t>
      </w:r>
      <w:r w:rsidRPr="006B13FE">
        <w:rPr>
          <w:i w:val="0"/>
        </w:rPr>
        <w:t>0 (left side) and 1</w:t>
      </w:r>
      <w:r w:rsidR="00C95F8B">
        <w:rPr>
          <w:i w:val="0"/>
        </w:rPr>
        <w:t>0</w:t>
      </w:r>
      <w:r w:rsidRPr="006B13FE">
        <w:rPr>
          <w:i w:val="0"/>
        </w:rPr>
        <w:t>0 (right side) fish per haul by stock and region evaluated (rounded to the nearest 100s for stock-specific results, to the nearest 1,000s for total).</w:t>
      </w:r>
    </w:p>
    <w:tbl>
      <w:tblPr>
        <w:tblW w:w="5000" w:type="pct"/>
        <w:tblLook w:val="0020" w:firstRow="1" w:lastRow="0" w:firstColumn="0" w:lastColumn="0" w:noHBand="0" w:noVBand="0"/>
        <w:tblCaption w:val="Table 2: Average total number of reductions in length frequency samples when sampling 100 (left side) and 150 (right side) fish per haul by stock and region evaluated (rounded to the nearest 100s for stock-specific results, to the nearest 1,000s for total)."/>
      </w:tblPr>
      <w:tblGrid>
        <w:gridCol w:w="2821"/>
        <w:gridCol w:w="2127"/>
        <w:gridCol w:w="2285"/>
        <w:gridCol w:w="2127"/>
      </w:tblGrid>
      <w:tr w:rsidR="000E3E29" w14:paraId="61570DF4" w14:textId="77777777" w:rsidTr="00BC1CB0">
        <w:trPr>
          <w:trHeight w:val="20"/>
          <w:tblHeader/>
        </w:trPr>
        <w:tc>
          <w:tcPr>
            <w:tcW w:w="0" w:type="auto"/>
            <w:tcBorders>
              <w:bottom w:val="single" w:sz="4" w:space="0" w:color="auto"/>
            </w:tcBorders>
          </w:tcPr>
          <w:p w14:paraId="78C9FDBA" w14:textId="77777777" w:rsidR="000E3E29" w:rsidRDefault="000E3E29" w:rsidP="00BC1CB0">
            <w:pPr>
              <w:pStyle w:val="Compact"/>
              <w:spacing w:before="0"/>
            </w:pPr>
            <w:r>
              <w:t>Stock</w:t>
            </w:r>
          </w:p>
        </w:tc>
        <w:tc>
          <w:tcPr>
            <w:tcW w:w="0" w:type="auto"/>
            <w:tcBorders>
              <w:bottom w:val="single" w:sz="4" w:space="0" w:color="auto"/>
            </w:tcBorders>
          </w:tcPr>
          <w:p w14:paraId="7817B391" w14:textId="77777777" w:rsidR="000E3E29" w:rsidRDefault="000E3E29" w:rsidP="00BC1CB0">
            <w:pPr>
              <w:pStyle w:val="Compact"/>
              <w:spacing w:before="0"/>
              <w:jc w:val="center"/>
            </w:pPr>
            <w:r>
              <w:t>AI</w:t>
            </w:r>
          </w:p>
        </w:tc>
        <w:tc>
          <w:tcPr>
            <w:tcW w:w="0" w:type="auto"/>
            <w:tcBorders>
              <w:bottom w:val="single" w:sz="4" w:space="0" w:color="auto"/>
            </w:tcBorders>
          </w:tcPr>
          <w:p w14:paraId="4050AA33" w14:textId="77777777" w:rsidR="000E3E29" w:rsidRDefault="000E3E29" w:rsidP="00BC1CB0">
            <w:pPr>
              <w:pStyle w:val="Compact"/>
              <w:spacing w:before="0"/>
              <w:jc w:val="center"/>
            </w:pPr>
            <w:r>
              <w:t>EBS</w:t>
            </w:r>
          </w:p>
        </w:tc>
        <w:tc>
          <w:tcPr>
            <w:tcW w:w="0" w:type="auto"/>
            <w:tcBorders>
              <w:bottom w:val="single" w:sz="4" w:space="0" w:color="auto"/>
            </w:tcBorders>
          </w:tcPr>
          <w:p w14:paraId="719E4F59" w14:textId="77777777" w:rsidR="000E3E29" w:rsidRDefault="000E3E29" w:rsidP="00BC1CB0">
            <w:pPr>
              <w:pStyle w:val="Compact"/>
              <w:spacing w:before="0"/>
              <w:jc w:val="center"/>
            </w:pPr>
            <w:r>
              <w:t>GOA</w:t>
            </w:r>
          </w:p>
        </w:tc>
      </w:tr>
      <w:tr w:rsidR="000E3E29" w14:paraId="66E17F0D" w14:textId="77777777" w:rsidTr="00BC1CB0">
        <w:trPr>
          <w:trHeight w:val="20"/>
        </w:trPr>
        <w:tc>
          <w:tcPr>
            <w:tcW w:w="0" w:type="auto"/>
            <w:tcBorders>
              <w:top w:val="single" w:sz="4" w:space="0" w:color="auto"/>
            </w:tcBorders>
          </w:tcPr>
          <w:p w14:paraId="63BF36F6" w14:textId="77777777" w:rsidR="000E3E29" w:rsidRDefault="000E3E29" w:rsidP="00BC1CB0">
            <w:pPr>
              <w:pStyle w:val="Compact"/>
              <w:spacing w:before="0"/>
            </w:pPr>
            <w:r>
              <w:t>Alaska plaice</w:t>
            </w:r>
          </w:p>
        </w:tc>
        <w:tc>
          <w:tcPr>
            <w:tcW w:w="0" w:type="auto"/>
            <w:tcBorders>
              <w:top w:val="single" w:sz="4" w:space="0" w:color="auto"/>
            </w:tcBorders>
          </w:tcPr>
          <w:p w14:paraId="39AC55BB" w14:textId="77777777" w:rsidR="000E3E29" w:rsidRDefault="000E3E29" w:rsidP="00BC1CB0">
            <w:pPr>
              <w:pStyle w:val="Compact"/>
              <w:spacing w:before="0"/>
              <w:jc w:val="center"/>
            </w:pPr>
            <w:r>
              <w:t>–</w:t>
            </w:r>
          </w:p>
        </w:tc>
        <w:tc>
          <w:tcPr>
            <w:tcW w:w="0" w:type="auto"/>
            <w:tcBorders>
              <w:top w:val="single" w:sz="4" w:space="0" w:color="auto"/>
            </w:tcBorders>
          </w:tcPr>
          <w:p w14:paraId="2361C306" w14:textId="77777777" w:rsidR="000E3E29" w:rsidRDefault="000E3E29" w:rsidP="00BC1CB0">
            <w:pPr>
              <w:pStyle w:val="Compact"/>
              <w:spacing w:before="0"/>
              <w:jc w:val="center"/>
            </w:pPr>
            <w:r>
              <w:t>200 - 700</w:t>
            </w:r>
          </w:p>
        </w:tc>
        <w:tc>
          <w:tcPr>
            <w:tcW w:w="0" w:type="auto"/>
            <w:tcBorders>
              <w:top w:val="single" w:sz="4" w:space="0" w:color="auto"/>
            </w:tcBorders>
          </w:tcPr>
          <w:p w14:paraId="788379B8" w14:textId="77777777" w:rsidR="000E3E29" w:rsidRDefault="000E3E29" w:rsidP="00BC1CB0">
            <w:pPr>
              <w:pStyle w:val="Compact"/>
              <w:spacing w:before="0"/>
              <w:jc w:val="center"/>
            </w:pPr>
            <w:r>
              <w:t>–</w:t>
            </w:r>
          </w:p>
        </w:tc>
      </w:tr>
      <w:tr w:rsidR="000E3E29" w14:paraId="3376067E" w14:textId="77777777" w:rsidTr="00BC1CB0">
        <w:trPr>
          <w:trHeight w:val="20"/>
        </w:trPr>
        <w:tc>
          <w:tcPr>
            <w:tcW w:w="0" w:type="auto"/>
          </w:tcPr>
          <w:p w14:paraId="73D4159F" w14:textId="77777777" w:rsidR="000E3E29" w:rsidRDefault="000E3E29" w:rsidP="00BC1CB0">
            <w:pPr>
              <w:pStyle w:val="Compact"/>
              <w:spacing w:before="0"/>
            </w:pPr>
            <w:proofErr w:type="spellStart"/>
            <w:r>
              <w:t>arrowtooth</w:t>
            </w:r>
            <w:proofErr w:type="spellEnd"/>
            <w:r>
              <w:t xml:space="preserve"> flounder</w:t>
            </w:r>
          </w:p>
        </w:tc>
        <w:tc>
          <w:tcPr>
            <w:tcW w:w="0" w:type="auto"/>
          </w:tcPr>
          <w:p w14:paraId="2A4E774A" w14:textId="77777777" w:rsidR="000E3E29" w:rsidRDefault="000E3E29" w:rsidP="00BC1CB0">
            <w:pPr>
              <w:pStyle w:val="Compact"/>
              <w:spacing w:before="0"/>
              <w:jc w:val="center"/>
            </w:pPr>
            <w:r>
              <w:t>400 - 1,200</w:t>
            </w:r>
          </w:p>
        </w:tc>
        <w:tc>
          <w:tcPr>
            <w:tcW w:w="0" w:type="auto"/>
          </w:tcPr>
          <w:p w14:paraId="1F43158C" w14:textId="77777777" w:rsidR="000E3E29" w:rsidRDefault="000E3E29" w:rsidP="00BC1CB0">
            <w:pPr>
              <w:pStyle w:val="Compact"/>
              <w:spacing w:before="0"/>
              <w:jc w:val="center"/>
            </w:pPr>
            <w:r>
              <w:t>600 - 2,000</w:t>
            </w:r>
          </w:p>
        </w:tc>
        <w:tc>
          <w:tcPr>
            <w:tcW w:w="0" w:type="auto"/>
          </w:tcPr>
          <w:p w14:paraId="6B9E5028" w14:textId="77777777" w:rsidR="000E3E29" w:rsidRDefault="000E3E29" w:rsidP="00BC1CB0">
            <w:pPr>
              <w:pStyle w:val="Compact"/>
              <w:spacing w:before="0"/>
              <w:jc w:val="center"/>
            </w:pPr>
            <w:r>
              <w:t>2,900 - 8,300</w:t>
            </w:r>
          </w:p>
        </w:tc>
      </w:tr>
      <w:tr w:rsidR="000E3E29" w14:paraId="5EF1C0B6" w14:textId="77777777" w:rsidTr="00BC1CB0">
        <w:trPr>
          <w:trHeight w:val="20"/>
        </w:trPr>
        <w:tc>
          <w:tcPr>
            <w:tcW w:w="0" w:type="auto"/>
          </w:tcPr>
          <w:p w14:paraId="51E3E245" w14:textId="77777777" w:rsidR="000E3E29" w:rsidRDefault="000E3E29" w:rsidP="00BC1CB0">
            <w:pPr>
              <w:pStyle w:val="Compact"/>
              <w:spacing w:before="0"/>
            </w:pPr>
            <w:r>
              <w:t>Atka mackerel</w:t>
            </w:r>
          </w:p>
        </w:tc>
        <w:tc>
          <w:tcPr>
            <w:tcW w:w="0" w:type="auto"/>
          </w:tcPr>
          <w:p w14:paraId="2E6C4A62" w14:textId="77777777" w:rsidR="000E3E29" w:rsidRDefault="000E3E29" w:rsidP="00BC1CB0">
            <w:pPr>
              <w:pStyle w:val="Compact"/>
              <w:spacing w:before="0"/>
              <w:jc w:val="center"/>
            </w:pPr>
            <w:r>
              <w:t>400 - 1,700</w:t>
            </w:r>
          </w:p>
        </w:tc>
        <w:tc>
          <w:tcPr>
            <w:tcW w:w="0" w:type="auto"/>
          </w:tcPr>
          <w:p w14:paraId="0B6E58DD" w14:textId="77777777" w:rsidR="000E3E29" w:rsidRDefault="000E3E29" w:rsidP="00BC1CB0">
            <w:pPr>
              <w:pStyle w:val="Compact"/>
              <w:spacing w:before="0"/>
              <w:jc w:val="center"/>
            </w:pPr>
            <w:r>
              <w:t>–</w:t>
            </w:r>
          </w:p>
        </w:tc>
        <w:tc>
          <w:tcPr>
            <w:tcW w:w="0" w:type="auto"/>
          </w:tcPr>
          <w:p w14:paraId="2353BFCC" w14:textId="77777777" w:rsidR="000E3E29" w:rsidRDefault="000E3E29" w:rsidP="00BC1CB0">
            <w:pPr>
              <w:pStyle w:val="Compact"/>
              <w:spacing w:before="0"/>
              <w:jc w:val="center"/>
            </w:pPr>
            <w:r>
              <w:t>–</w:t>
            </w:r>
          </w:p>
        </w:tc>
      </w:tr>
      <w:tr w:rsidR="000E3E29" w14:paraId="65BDC1A2" w14:textId="77777777" w:rsidTr="00BC1CB0">
        <w:trPr>
          <w:trHeight w:val="20"/>
        </w:trPr>
        <w:tc>
          <w:tcPr>
            <w:tcW w:w="0" w:type="auto"/>
          </w:tcPr>
          <w:p w14:paraId="7B7AEA85" w14:textId="77777777" w:rsidR="000E3E29" w:rsidRDefault="000E3E29" w:rsidP="00BC1CB0">
            <w:pPr>
              <w:pStyle w:val="Compact"/>
              <w:spacing w:before="0"/>
            </w:pPr>
            <w:r>
              <w:t>flathead sole</w:t>
            </w:r>
          </w:p>
        </w:tc>
        <w:tc>
          <w:tcPr>
            <w:tcW w:w="0" w:type="auto"/>
          </w:tcPr>
          <w:p w14:paraId="3583D971" w14:textId="77777777" w:rsidR="000E3E29" w:rsidRDefault="000E3E29" w:rsidP="00BC1CB0">
            <w:pPr>
              <w:pStyle w:val="Compact"/>
              <w:spacing w:before="0"/>
              <w:jc w:val="center"/>
            </w:pPr>
            <w:r>
              <w:t>200 - 600</w:t>
            </w:r>
          </w:p>
        </w:tc>
        <w:tc>
          <w:tcPr>
            <w:tcW w:w="0" w:type="auto"/>
          </w:tcPr>
          <w:p w14:paraId="1E3997E6" w14:textId="77777777" w:rsidR="000E3E29" w:rsidRDefault="000E3E29" w:rsidP="00BC1CB0">
            <w:pPr>
              <w:pStyle w:val="Compact"/>
              <w:spacing w:before="0"/>
              <w:jc w:val="center"/>
            </w:pPr>
            <w:r>
              <w:t>1,000 - 3,500</w:t>
            </w:r>
          </w:p>
        </w:tc>
        <w:tc>
          <w:tcPr>
            <w:tcW w:w="0" w:type="auto"/>
          </w:tcPr>
          <w:p w14:paraId="22850FD9" w14:textId="77777777" w:rsidR="000E3E29" w:rsidRDefault="000E3E29" w:rsidP="00BC1CB0">
            <w:pPr>
              <w:pStyle w:val="Compact"/>
              <w:spacing w:before="0"/>
              <w:jc w:val="center"/>
            </w:pPr>
            <w:r>
              <w:t>500 - 2,200</w:t>
            </w:r>
          </w:p>
        </w:tc>
      </w:tr>
      <w:tr w:rsidR="000E3E29" w14:paraId="1D833301" w14:textId="77777777" w:rsidTr="00BC1CB0">
        <w:trPr>
          <w:trHeight w:val="20"/>
        </w:trPr>
        <w:tc>
          <w:tcPr>
            <w:tcW w:w="0" w:type="auto"/>
          </w:tcPr>
          <w:p w14:paraId="3BBA60D5" w14:textId="77777777" w:rsidR="000E3E29" w:rsidRDefault="000E3E29" w:rsidP="00BC1CB0">
            <w:pPr>
              <w:pStyle w:val="Compact"/>
              <w:spacing w:before="0"/>
            </w:pPr>
            <w:r>
              <w:t>northern rock sole</w:t>
            </w:r>
          </w:p>
        </w:tc>
        <w:tc>
          <w:tcPr>
            <w:tcW w:w="0" w:type="auto"/>
          </w:tcPr>
          <w:p w14:paraId="7821A451" w14:textId="77777777" w:rsidR="000E3E29" w:rsidRDefault="000E3E29" w:rsidP="00BC1CB0">
            <w:pPr>
              <w:pStyle w:val="Compact"/>
              <w:spacing w:before="0"/>
              <w:jc w:val="center"/>
            </w:pPr>
            <w:r>
              <w:t>–</w:t>
            </w:r>
          </w:p>
        </w:tc>
        <w:tc>
          <w:tcPr>
            <w:tcW w:w="0" w:type="auto"/>
          </w:tcPr>
          <w:p w14:paraId="3DA9A891" w14:textId="77777777" w:rsidR="000E3E29" w:rsidRDefault="000E3E29" w:rsidP="00BC1CB0">
            <w:pPr>
              <w:pStyle w:val="Compact"/>
              <w:spacing w:before="0"/>
              <w:jc w:val="center"/>
            </w:pPr>
            <w:r>
              <w:t>1,400 - 4,400</w:t>
            </w:r>
          </w:p>
        </w:tc>
        <w:tc>
          <w:tcPr>
            <w:tcW w:w="0" w:type="auto"/>
          </w:tcPr>
          <w:p w14:paraId="30B4A74E" w14:textId="77777777" w:rsidR="000E3E29" w:rsidRDefault="000E3E29" w:rsidP="00BC1CB0">
            <w:pPr>
              <w:pStyle w:val="Compact"/>
              <w:spacing w:before="0"/>
              <w:jc w:val="center"/>
            </w:pPr>
            <w:r>
              <w:t>100 - 400</w:t>
            </w:r>
          </w:p>
        </w:tc>
      </w:tr>
      <w:tr w:rsidR="000E3E29" w14:paraId="68E48752" w14:textId="77777777" w:rsidTr="00BC1CB0">
        <w:trPr>
          <w:trHeight w:val="20"/>
        </w:trPr>
        <w:tc>
          <w:tcPr>
            <w:tcW w:w="0" w:type="auto"/>
          </w:tcPr>
          <w:p w14:paraId="4D4874C5" w14:textId="77777777" w:rsidR="000E3E29" w:rsidRDefault="000E3E29" w:rsidP="00BC1CB0">
            <w:pPr>
              <w:pStyle w:val="Compact"/>
              <w:spacing w:before="0"/>
            </w:pPr>
            <w:r>
              <w:t>northern rockfish</w:t>
            </w:r>
          </w:p>
        </w:tc>
        <w:tc>
          <w:tcPr>
            <w:tcW w:w="0" w:type="auto"/>
          </w:tcPr>
          <w:p w14:paraId="6FB48760" w14:textId="77777777" w:rsidR="000E3E29" w:rsidRDefault="000E3E29" w:rsidP="00BC1CB0">
            <w:pPr>
              <w:pStyle w:val="Compact"/>
              <w:spacing w:before="0"/>
              <w:jc w:val="center"/>
            </w:pPr>
            <w:r>
              <w:t>1,600 - 4,800</w:t>
            </w:r>
          </w:p>
        </w:tc>
        <w:tc>
          <w:tcPr>
            <w:tcW w:w="0" w:type="auto"/>
          </w:tcPr>
          <w:p w14:paraId="7BBA5798" w14:textId="77777777" w:rsidR="000E3E29" w:rsidRDefault="000E3E29" w:rsidP="00BC1CB0">
            <w:pPr>
              <w:pStyle w:val="Compact"/>
              <w:spacing w:before="0"/>
              <w:jc w:val="center"/>
            </w:pPr>
            <w:r>
              <w:t>–</w:t>
            </w:r>
          </w:p>
        </w:tc>
        <w:tc>
          <w:tcPr>
            <w:tcW w:w="0" w:type="auto"/>
          </w:tcPr>
          <w:p w14:paraId="36BF6DD0" w14:textId="77777777" w:rsidR="000E3E29" w:rsidRDefault="000E3E29" w:rsidP="00BC1CB0">
            <w:pPr>
              <w:pStyle w:val="Compact"/>
              <w:spacing w:before="0"/>
              <w:jc w:val="center"/>
            </w:pPr>
            <w:r>
              <w:t>100 - 500</w:t>
            </w:r>
          </w:p>
        </w:tc>
      </w:tr>
      <w:tr w:rsidR="000E3E29" w14:paraId="134FBF2E" w14:textId="77777777" w:rsidTr="00BC1CB0">
        <w:trPr>
          <w:trHeight w:val="20"/>
        </w:trPr>
        <w:tc>
          <w:tcPr>
            <w:tcW w:w="0" w:type="auto"/>
          </w:tcPr>
          <w:p w14:paraId="22284EED" w14:textId="77777777" w:rsidR="000E3E29" w:rsidRDefault="000E3E29" w:rsidP="00BC1CB0">
            <w:pPr>
              <w:pStyle w:val="Compact"/>
              <w:spacing w:before="0"/>
            </w:pPr>
            <w:r>
              <w:t>Pacific cod</w:t>
            </w:r>
          </w:p>
        </w:tc>
        <w:tc>
          <w:tcPr>
            <w:tcW w:w="0" w:type="auto"/>
          </w:tcPr>
          <w:p w14:paraId="7F68906B" w14:textId="77777777" w:rsidR="000E3E29" w:rsidRDefault="000E3E29" w:rsidP="00BC1CB0">
            <w:pPr>
              <w:pStyle w:val="Compact"/>
              <w:spacing w:before="0"/>
              <w:jc w:val="center"/>
            </w:pPr>
            <w:r>
              <w:t>100 - 500</w:t>
            </w:r>
          </w:p>
        </w:tc>
        <w:tc>
          <w:tcPr>
            <w:tcW w:w="0" w:type="auto"/>
          </w:tcPr>
          <w:p w14:paraId="69794D28" w14:textId="77777777" w:rsidR="000E3E29" w:rsidRDefault="000E3E29" w:rsidP="00BC1CB0">
            <w:pPr>
              <w:pStyle w:val="Compact"/>
              <w:spacing w:before="0"/>
              <w:jc w:val="center"/>
            </w:pPr>
            <w:r>
              <w:t>200 - 800</w:t>
            </w:r>
          </w:p>
        </w:tc>
        <w:tc>
          <w:tcPr>
            <w:tcW w:w="0" w:type="auto"/>
          </w:tcPr>
          <w:p w14:paraId="6D91F422" w14:textId="77777777" w:rsidR="000E3E29" w:rsidRDefault="000E3E29" w:rsidP="00BC1CB0">
            <w:pPr>
              <w:pStyle w:val="Compact"/>
              <w:spacing w:before="0"/>
              <w:jc w:val="center"/>
            </w:pPr>
            <w:r>
              <w:t>100 - 200</w:t>
            </w:r>
          </w:p>
        </w:tc>
      </w:tr>
      <w:tr w:rsidR="000E3E29" w14:paraId="52F374B6" w14:textId="77777777" w:rsidTr="00BC1CB0">
        <w:trPr>
          <w:trHeight w:val="20"/>
        </w:trPr>
        <w:tc>
          <w:tcPr>
            <w:tcW w:w="0" w:type="auto"/>
          </w:tcPr>
          <w:p w14:paraId="756600E1" w14:textId="77777777" w:rsidR="000E3E29" w:rsidRDefault="000E3E29" w:rsidP="00BC1CB0">
            <w:pPr>
              <w:pStyle w:val="Compact"/>
              <w:spacing w:before="0"/>
            </w:pPr>
            <w:proofErr w:type="gramStart"/>
            <w:r>
              <w:t>Pacific ocean</w:t>
            </w:r>
            <w:proofErr w:type="gramEnd"/>
            <w:r>
              <w:t xml:space="preserve"> perch</w:t>
            </w:r>
          </w:p>
        </w:tc>
        <w:tc>
          <w:tcPr>
            <w:tcW w:w="0" w:type="auto"/>
          </w:tcPr>
          <w:p w14:paraId="653CA847" w14:textId="77777777" w:rsidR="000E3E29" w:rsidRDefault="000E3E29" w:rsidP="00BC1CB0">
            <w:pPr>
              <w:pStyle w:val="Compact"/>
              <w:spacing w:before="0"/>
              <w:jc w:val="center"/>
            </w:pPr>
            <w:r>
              <w:t>4,300 - 12,000</w:t>
            </w:r>
          </w:p>
        </w:tc>
        <w:tc>
          <w:tcPr>
            <w:tcW w:w="0" w:type="auto"/>
          </w:tcPr>
          <w:p w14:paraId="6310A566" w14:textId="77777777" w:rsidR="000E3E29" w:rsidRDefault="000E3E29" w:rsidP="00BC1CB0">
            <w:pPr>
              <w:pStyle w:val="Compact"/>
              <w:spacing w:before="0"/>
              <w:jc w:val="center"/>
            </w:pPr>
            <w:r>
              <w:t>–</w:t>
            </w:r>
          </w:p>
        </w:tc>
        <w:tc>
          <w:tcPr>
            <w:tcW w:w="0" w:type="auto"/>
          </w:tcPr>
          <w:p w14:paraId="10A632B1" w14:textId="77777777" w:rsidR="000E3E29" w:rsidRDefault="000E3E29" w:rsidP="00BC1CB0">
            <w:pPr>
              <w:pStyle w:val="Compact"/>
              <w:spacing w:before="0"/>
              <w:jc w:val="center"/>
            </w:pPr>
            <w:r>
              <w:t>2,200 - 7,300</w:t>
            </w:r>
          </w:p>
        </w:tc>
      </w:tr>
      <w:tr w:rsidR="000E3E29" w14:paraId="287E8918" w14:textId="77777777" w:rsidTr="00BC1CB0">
        <w:trPr>
          <w:trHeight w:val="20"/>
        </w:trPr>
        <w:tc>
          <w:tcPr>
            <w:tcW w:w="0" w:type="auto"/>
          </w:tcPr>
          <w:p w14:paraId="60D13DBC" w14:textId="77777777" w:rsidR="000E3E29" w:rsidRDefault="000E3E29" w:rsidP="00BC1CB0">
            <w:pPr>
              <w:pStyle w:val="Compact"/>
              <w:spacing w:before="0"/>
            </w:pPr>
            <w:r>
              <w:t>rex sole</w:t>
            </w:r>
          </w:p>
        </w:tc>
        <w:tc>
          <w:tcPr>
            <w:tcW w:w="0" w:type="auto"/>
          </w:tcPr>
          <w:p w14:paraId="563A4A69" w14:textId="77777777" w:rsidR="000E3E29" w:rsidRDefault="000E3E29" w:rsidP="00BC1CB0">
            <w:pPr>
              <w:pStyle w:val="Compact"/>
              <w:spacing w:before="0"/>
              <w:jc w:val="center"/>
            </w:pPr>
            <w:r>
              <w:t>–</w:t>
            </w:r>
          </w:p>
        </w:tc>
        <w:tc>
          <w:tcPr>
            <w:tcW w:w="0" w:type="auto"/>
          </w:tcPr>
          <w:p w14:paraId="15457451" w14:textId="77777777" w:rsidR="000E3E29" w:rsidRDefault="000E3E29" w:rsidP="00BC1CB0">
            <w:pPr>
              <w:pStyle w:val="Compact"/>
              <w:spacing w:before="0"/>
              <w:jc w:val="center"/>
            </w:pPr>
            <w:r>
              <w:t>–</w:t>
            </w:r>
          </w:p>
        </w:tc>
        <w:tc>
          <w:tcPr>
            <w:tcW w:w="0" w:type="auto"/>
          </w:tcPr>
          <w:p w14:paraId="248BF68F" w14:textId="77777777" w:rsidR="000E3E29" w:rsidRDefault="000E3E29" w:rsidP="00BC1CB0">
            <w:pPr>
              <w:pStyle w:val="Compact"/>
              <w:spacing w:before="0"/>
              <w:jc w:val="center"/>
            </w:pPr>
            <w:r>
              <w:t>100 - 800</w:t>
            </w:r>
          </w:p>
        </w:tc>
      </w:tr>
      <w:tr w:rsidR="000E3E29" w14:paraId="04A9AFD9" w14:textId="77777777" w:rsidTr="00BC1CB0">
        <w:trPr>
          <w:trHeight w:val="20"/>
        </w:trPr>
        <w:tc>
          <w:tcPr>
            <w:tcW w:w="0" w:type="auto"/>
          </w:tcPr>
          <w:p w14:paraId="195E1997" w14:textId="77777777" w:rsidR="000E3E29" w:rsidRDefault="000E3E29" w:rsidP="00BC1CB0">
            <w:pPr>
              <w:pStyle w:val="Compact"/>
              <w:spacing w:before="0"/>
            </w:pPr>
            <w:r>
              <w:t>southern rock sole</w:t>
            </w:r>
          </w:p>
        </w:tc>
        <w:tc>
          <w:tcPr>
            <w:tcW w:w="0" w:type="auto"/>
          </w:tcPr>
          <w:p w14:paraId="4A086E5A" w14:textId="77777777" w:rsidR="000E3E29" w:rsidRDefault="000E3E29" w:rsidP="00BC1CB0">
            <w:pPr>
              <w:pStyle w:val="Compact"/>
              <w:spacing w:before="0"/>
              <w:jc w:val="center"/>
            </w:pPr>
            <w:r>
              <w:t>–</w:t>
            </w:r>
          </w:p>
        </w:tc>
        <w:tc>
          <w:tcPr>
            <w:tcW w:w="0" w:type="auto"/>
          </w:tcPr>
          <w:p w14:paraId="407E4AE3" w14:textId="77777777" w:rsidR="000E3E29" w:rsidRDefault="000E3E29" w:rsidP="00BC1CB0">
            <w:pPr>
              <w:pStyle w:val="Compact"/>
              <w:spacing w:before="0"/>
              <w:jc w:val="center"/>
            </w:pPr>
            <w:r>
              <w:t>–</w:t>
            </w:r>
          </w:p>
        </w:tc>
        <w:tc>
          <w:tcPr>
            <w:tcW w:w="0" w:type="auto"/>
          </w:tcPr>
          <w:p w14:paraId="480BB849" w14:textId="77777777" w:rsidR="000E3E29" w:rsidRDefault="000E3E29" w:rsidP="00BC1CB0">
            <w:pPr>
              <w:pStyle w:val="Compact"/>
              <w:spacing w:before="0"/>
              <w:jc w:val="center"/>
            </w:pPr>
            <w:r>
              <w:t>100 - 400</w:t>
            </w:r>
          </w:p>
        </w:tc>
      </w:tr>
      <w:tr w:rsidR="000E3E29" w14:paraId="4E58493A" w14:textId="77777777" w:rsidTr="00BC1CB0">
        <w:trPr>
          <w:trHeight w:val="20"/>
        </w:trPr>
        <w:tc>
          <w:tcPr>
            <w:tcW w:w="0" w:type="auto"/>
          </w:tcPr>
          <w:p w14:paraId="7CCBDDD0" w14:textId="77777777" w:rsidR="000E3E29" w:rsidRDefault="000E3E29" w:rsidP="00BC1CB0">
            <w:pPr>
              <w:pStyle w:val="Compact"/>
              <w:spacing w:before="0"/>
            </w:pPr>
            <w:r>
              <w:t>walleye pollock</w:t>
            </w:r>
          </w:p>
        </w:tc>
        <w:tc>
          <w:tcPr>
            <w:tcW w:w="0" w:type="auto"/>
          </w:tcPr>
          <w:p w14:paraId="3409676E" w14:textId="77777777" w:rsidR="000E3E29" w:rsidRDefault="000E3E29" w:rsidP="00BC1CB0">
            <w:pPr>
              <w:pStyle w:val="Compact"/>
              <w:spacing w:before="0"/>
              <w:jc w:val="center"/>
            </w:pPr>
            <w:r>
              <w:t>100 - 2,500</w:t>
            </w:r>
          </w:p>
        </w:tc>
        <w:tc>
          <w:tcPr>
            <w:tcW w:w="0" w:type="auto"/>
          </w:tcPr>
          <w:p w14:paraId="67D1ABF8" w14:textId="77777777" w:rsidR="000E3E29" w:rsidRDefault="000E3E29" w:rsidP="00BC1CB0">
            <w:pPr>
              <w:pStyle w:val="Compact"/>
              <w:spacing w:before="0"/>
              <w:jc w:val="center"/>
            </w:pPr>
            <w:r>
              <w:t>5,300 - 14,500</w:t>
            </w:r>
          </w:p>
        </w:tc>
        <w:tc>
          <w:tcPr>
            <w:tcW w:w="0" w:type="auto"/>
          </w:tcPr>
          <w:p w14:paraId="71BF2E18" w14:textId="77777777" w:rsidR="000E3E29" w:rsidRDefault="000E3E29" w:rsidP="00BC1CB0">
            <w:pPr>
              <w:pStyle w:val="Compact"/>
              <w:spacing w:before="0"/>
              <w:jc w:val="center"/>
            </w:pPr>
            <w:r>
              <w:t>2,600 - 4,700</w:t>
            </w:r>
          </w:p>
        </w:tc>
      </w:tr>
      <w:tr w:rsidR="000E3E29" w14:paraId="57BF4FF8" w14:textId="77777777" w:rsidTr="00BC1CB0">
        <w:trPr>
          <w:trHeight w:val="20"/>
        </w:trPr>
        <w:tc>
          <w:tcPr>
            <w:tcW w:w="0" w:type="auto"/>
            <w:tcBorders>
              <w:bottom w:val="single" w:sz="4" w:space="0" w:color="auto"/>
            </w:tcBorders>
          </w:tcPr>
          <w:p w14:paraId="2BFE0F50" w14:textId="77777777" w:rsidR="000E3E29" w:rsidRDefault="000E3E29" w:rsidP="00BC1CB0">
            <w:pPr>
              <w:pStyle w:val="Compact"/>
              <w:spacing w:before="0"/>
            </w:pPr>
            <w:r>
              <w:t>yellowfin sole</w:t>
            </w:r>
          </w:p>
        </w:tc>
        <w:tc>
          <w:tcPr>
            <w:tcW w:w="0" w:type="auto"/>
            <w:tcBorders>
              <w:bottom w:val="single" w:sz="4" w:space="0" w:color="auto"/>
            </w:tcBorders>
          </w:tcPr>
          <w:p w14:paraId="4C9E305A" w14:textId="77777777" w:rsidR="000E3E29" w:rsidRDefault="000E3E29" w:rsidP="00BC1CB0">
            <w:pPr>
              <w:pStyle w:val="Compact"/>
              <w:spacing w:before="0"/>
              <w:jc w:val="center"/>
            </w:pPr>
            <w:r>
              <w:t>–</w:t>
            </w:r>
          </w:p>
        </w:tc>
        <w:tc>
          <w:tcPr>
            <w:tcW w:w="0" w:type="auto"/>
            <w:tcBorders>
              <w:bottom w:val="single" w:sz="4" w:space="0" w:color="auto"/>
            </w:tcBorders>
          </w:tcPr>
          <w:p w14:paraId="6BB1C0B0" w14:textId="77777777" w:rsidR="000E3E29" w:rsidRDefault="000E3E29" w:rsidP="00BC1CB0">
            <w:pPr>
              <w:pStyle w:val="Compact"/>
              <w:spacing w:before="0"/>
              <w:jc w:val="center"/>
            </w:pPr>
            <w:r>
              <w:t>2,000 - 6,300</w:t>
            </w:r>
          </w:p>
        </w:tc>
        <w:tc>
          <w:tcPr>
            <w:tcW w:w="0" w:type="auto"/>
            <w:tcBorders>
              <w:bottom w:val="single" w:sz="4" w:space="0" w:color="auto"/>
            </w:tcBorders>
          </w:tcPr>
          <w:p w14:paraId="1D3A1188" w14:textId="77777777" w:rsidR="000E3E29" w:rsidRDefault="000E3E29" w:rsidP="00BC1CB0">
            <w:pPr>
              <w:pStyle w:val="Compact"/>
              <w:spacing w:before="0"/>
              <w:jc w:val="center"/>
            </w:pPr>
            <w:r>
              <w:t>–</w:t>
            </w:r>
          </w:p>
        </w:tc>
      </w:tr>
      <w:tr w:rsidR="000E3E29" w14:paraId="62830DA4" w14:textId="77777777" w:rsidTr="00BC1CB0">
        <w:trPr>
          <w:trHeight w:val="20"/>
        </w:trPr>
        <w:tc>
          <w:tcPr>
            <w:tcW w:w="0" w:type="auto"/>
            <w:tcBorders>
              <w:top w:val="single" w:sz="4" w:space="0" w:color="auto"/>
            </w:tcBorders>
          </w:tcPr>
          <w:p w14:paraId="616BB475" w14:textId="77777777" w:rsidR="000E3E29" w:rsidRDefault="000E3E29" w:rsidP="00BC1CB0">
            <w:pPr>
              <w:pStyle w:val="Compact"/>
              <w:spacing w:before="0"/>
            </w:pPr>
            <w:r>
              <w:t>Total</w:t>
            </w:r>
          </w:p>
        </w:tc>
        <w:tc>
          <w:tcPr>
            <w:tcW w:w="0" w:type="auto"/>
            <w:tcBorders>
              <w:top w:val="single" w:sz="4" w:space="0" w:color="auto"/>
            </w:tcBorders>
          </w:tcPr>
          <w:p w14:paraId="7BF6E4C3" w14:textId="77777777" w:rsidR="000E3E29" w:rsidRDefault="000E3E29" w:rsidP="00BC1CB0">
            <w:pPr>
              <w:pStyle w:val="Compact"/>
              <w:spacing w:before="0"/>
              <w:jc w:val="center"/>
            </w:pPr>
            <w:r>
              <w:t>7,000 - 23,000</w:t>
            </w:r>
          </w:p>
        </w:tc>
        <w:tc>
          <w:tcPr>
            <w:tcW w:w="0" w:type="auto"/>
            <w:tcBorders>
              <w:top w:val="single" w:sz="4" w:space="0" w:color="auto"/>
            </w:tcBorders>
          </w:tcPr>
          <w:p w14:paraId="49B2FB22" w14:textId="77777777" w:rsidR="000E3E29" w:rsidRDefault="000E3E29" w:rsidP="00BC1CB0">
            <w:pPr>
              <w:pStyle w:val="Compact"/>
              <w:spacing w:before="0"/>
              <w:jc w:val="center"/>
            </w:pPr>
            <w:r>
              <w:t>11,000 - 32,000</w:t>
            </w:r>
          </w:p>
        </w:tc>
        <w:tc>
          <w:tcPr>
            <w:tcW w:w="0" w:type="auto"/>
            <w:tcBorders>
              <w:top w:val="single" w:sz="4" w:space="0" w:color="auto"/>
            </w:tcBorders>
          </w:tcPr>
          <w:p w14:paraId="72592F93" w14:textId="77777777" w:rsidR="000E3E29" w:rsidRDefault="000E3E29" w:rsidP="00BC1CB0">
            <w:pPr>
              <w:pStyle w:val="Compact"/>
              <w:spacing w:before="0"/>
              <w:jc w:val="center"/>
            </w:pPr>
            <w:r>
              <w:t>9,000 - 25,000</w:t>
            </w:r>
          </w:p>
        </w:tc>
      </w:tr>
    </w:tbl>
    <w:p w14:paraId="58AF3481" w14:textId="77777777" w:rsidR="000E3E29" w:rsidRDefault="000E3E29" w:rsidP="000E3E29">
      <w:r>
        <w:br w:type="page"/>
      </w:r>
    </w:p>
    <w:p w14:paraId="547E103B" w14:textId="7D9E12CE" w:rsidR="00CD027C" w:rsidRDefault="00CA1586">
      <w:pPr>
        <w:pStyle w:val="Heading1"/>
      </w:pPr>
      <w:r>
        <w:lastRenderedPageBreak/>
        <w:t>Figures</w:t>
      </w:r>
    </w:p>
    <w:p w14:paraId="03417956" w14:textId="31311A63" w:rsidR="00CD027C" w:rsidRDefault="00CD027C"/>
    <w:p w14:paraId="030C8365" w14:textId="62CE3402" w:rsidR="00774E74" w:rsidRDefault="00774E74">
      <w:r w:rsidRPr="00774E74">
        <w:rPr>
          <w:noProof/>
        </w:rPr>
        <w:drawing>
          <wp:inline distT="0" distB="0" distL="0" distR="0" wp14:anchorId="1F555031" wp14:editId="2158B2C0">
            <wp:extent cx="4962525" cy="5286375"/>
            <wp:effectExtent l="0" t="0" r="9525" b="9525"/>
            <wp:docPr id="1" name="Picture 1" descr="C:\AA - PH Stuff\Pubs\swo-journal\figs\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A - PH Stuff\Pubs\swo-journal\figs\flowchar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2525" cy="5286375"/>
                    </a:xfrm>
                    <a:prstGeom prst="rect">
                      <a:avLst/>
                    </a:prstGeom>
                    <a:noFill/>
                    <a:ln>
                      <a:noFill/>
                    </a:ln>
                  </pic:spPr>
                </pic:pic>
              </a:graphicData>
            </a:graphic>
          </wp:inline>
        </w:drawing>
      </w:r>
    </w:p>
    <w:p w14:paraId="01D879D0" w14:textId="71CB21AC" w:rsidR="00CD027C" w:rsidRDefault="00CA1586">
      <w:pPr>
        <w:pStyle w:val="ImageCaption"/>
      </w:pPr>
      <w:bookmarkStart w:id="66" w:name="fig:bs-flows"/>
      <w:bookmarkEnd w:id="66"/>
      <w:r>
        <w:t xml:space="preserve">Figure 1: </w:t>
      </w:r>
      <w:r w:rsidR="00774E74" w:rsidRPr="00D97AF6">
        <w:rPr>
          <w:rFonts w:cs="Times New Roman"/>
          <w:color w:val="222222"/>
          <w:shd w:val="clear" w:color="auto" w:fill="FFFFFF"/>
        </w:rPr>
        <w:t>Bootstrap-simulation flowchart, with numbered steps referring to the order of operations. Shaded trapezoids are data inputs or outputs, white rectangles are processes, the diamond is a decision point, and the ellipse ends the simulation.</w:t>
      </w:r>
      <w:r w:rsidR="00774E74">
        <w:rPr>
          <w:rFonts w:ascii="Arial" w:hAnsi="Arial" w:cs="Arial"/>
          <w:color w:val="222222"/>
          <w:shd w:val="clear" w:color="auto" w:fill="FFFFFF"/>
        </w:rPr>
        <w:t> </w:t>
      </w:r>
    </w:p>
    <w:p w14:paraId="68C5E26D" w14:textId="74F68E0F" w:rsidR="00CD027C" w:rsidRDefault="00BE7F65">
      <w:r w:rsidRPr="00BE7F65">
        <w:rPr>
          <w:rFonts w:eastAsia="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Pr="00BE7F65">
        <w:rPr>
          <w:noProof/>
        </w:rPr>
        <w:drawing>
          <wp:inline distT="0" distB="0" distL="0" distR="0" wp14:anchorId="4E980C44" wp14:editId="1864BDDC">
            <wp:extent cx="5943600" cy="5943600"/>
            <wp:effectExtent l="0" t="0" r="0" b="0"/>
            <wp:docPr id="2" name="Picture 2" descr="C:\AA - PH Stuff\Pubs\swo-journal\figs\lenage_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A - PH Stuff\Pubs\swo-journal\figs\lenage_is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A8C537A" w14:textId="515E8A82" w:rsidR="00CD027C" w:rsidRDefault="00CA1586">
      <w:pPr>
        <w:pStyle w:val="ImageCaption"/>
      </w:pPr>
      <w:bookmarkStart w:id="67" w:name="fig:length-iss"/>
      <w:bookmarkEnd w:id="67"/>
      <w:r>
        <w:t>Figure 2: Boxplots</w:t>
      </w:r>
      <w:r w:rsidR="004F711F">
        <w:t xml:space="preserve"> by species type</w:t>
      </w:r>
      <w:r>
        <w:t xml:space="preserve"> </w:t>
      </w:r>
      <w:r w:rsidR="004F711F">
        <w:t>(</w:t>
      </w:r>
      <w:r>
        <w:t xml:space="preserve">aggregated </w:t>
      </w:r>
      <w:r w:rsidR="004F711F">
        <w:t>across</w:t>
      </w:r>
      <w:r>
        <w:t xml:space="preserve"> s</w:t>
      </w:r>
      <w:r w:rsidR="00BE7F65">
        <w:t>tock</w:t>
      </w:r>
      <w:r>
        <w:t>s and regions</w:t>
      </w:r>
      <w:r w:rsidR="004F711F">
        <w:t>)</w:t>
      </w:r>
      <w:r>
        <w:t xml:space="preserve"> of length composition (top panel</w:t>
      </w:r>
      <w:r w:rsidR="00261650">
        <w:t>s</w:t>
      </w:r>
      <w:r>
        <w:t>) and age composition (bottom panel</w:t>
      </w:r>
      <w:r w:rsidR="00261650">
        <w:t>s</w:t>
      </w:r>
      <w:r>
        <w:t>) input sample size across haul length frequency sub-sampling levels evaluated.</w:t>
      </w:r>
    </w:p>
    <w:p w14:paraId="446B2006" w14:textId="738B5C4B" w:rsidR="00CD027C" w:rsidRDefault="00BE7F65">
      <w:r w:rsidRPr="000472F4">
        <w:rPr>
          <w:noProof/>
        </w:rPr>
        <w:lastRenderedPageBreak/>
        <w:drawing>
          <wp:inline distT="0" distB="0" distL="0" distR="0" wp14:anchorId="147872FD" wp14:editId="75F0BCD8">
            <wp:extent cx="5943600" cy="5943600"/>
            <wp:effectExtent l="0" t="0" r="0" b="0"/>
            <wp:docPr id="3" name="Picture 3" descr="C:\AA - PH Stuff\Pubs\swo-journal\figs\lenage_rel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A - PH Stuff\Pubs\swo-journal\figs\lenage_relis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CB86291" w14:textId="70F569B5" w:rsidR="00CD027C" w:rsidRDefault="00CA1586">
      <w:pPr>
        <w:pStyle w:val="ImageCaption"/>
      </w:pPr>
      <w:bookmarkStart w:id="68" w:name="fig:prop-length-iss"/>
      <w:bookmarkEnd w:id="68"/>
      <w:r>
        <w:t xml:space="preserve">Figure 3: </w:t>
      </w:r>
      <w:r w:rsidR="004B6FEB">
        <w:t>R</w:t>
      </w:r>
      <w:r>
        <w:t>elative length</w:t>
      </w:r>
      <w:r w:rsidR="00BE7F65">
        <w:t xml:space="preserve"> (top panels) and age (bottom panels)</w:t>
      </w:r>
      <w:r>
        <w:t xml:space="preserve"> composition input sample size by species type</w:t>
      </w:r>
      <w:r w:rsidR="00BE7F65">
        <w:t xml:space="preserve"> (aggregated across stocks and regions) </w:t>
      </w:r>
      <w:r>
        <w:t>across haul length frequency sub-sampling levels evaluated (grey line at 0.9</w:t>
      </w:r>
      <w:r w:rsidR="00BE7F65">
        <w:t xml:space="preserve"> for length composition and 1.0 for age composition</w:t>
      </w:r>
      <w:r>
        <w:t xml:space="preserve"> shown for reference).</w:t>
      </w:r>
    </w:p>
    <w:p w14:paraId="650ECCD0" w14:textId="77777777" w:rsidR="004B6FEB" w:rsidRDefault="004B6FEB" w:rsidP="004B6FEB">
      <w:pPr>
        <w:pStyle w:val="ImageCaption"/>
      </w:pPr>
      <w:r w:rsidRPr="008C3B54">
        <w:rPr>
          <w:noProof/>
        </w:rPr>
        <w:lastRenderedPageBreak/>
        <w:drawing>
          <wp:inline distT="0" distB="0" distL="0" distR="0" wp14:anchorId="01BDDCC9" wp14:editId="6BCBB487">
            <wp:extent cx="5943600" cy="5943600"/>
            <wp:effectExtent l="0" t="0" r="0" b="0"/>
            <wp:docPr id="4" name="Picture 4" descr="C:\AA - PH Stuff\Pubs\swo-journal\figs\lenbin_rel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A - PH Stuff\Pubs\swo-journal\figs\lenbin_reliss.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3D4473F" w14:textId="5CDAA15C" w:rsidR="004B6FEB" w:rsidRDefault="004B6FEB" w:rsidP="004B6FEB">
      <w:pPr>
        <w:pStyle w:val="ImageCaption"/>
      </w:pPr>
      <w:r>
        <w:t xml:space="preserve">Figure 4: Relative length composition input sample size by length bin and species type (aggregated across stocks </w:t>
      </w:r>
      <w:r w:rsidR="00A33335">
        <w:t>within the Gulf of Alaska</w:t>
      </w:r>
      <w:r>
        <w:t>) across haul length frequency sub-sampling levels evaluated (grey line at 0.9 shown for reference).</w:t>
      </w:r>
    </w:p>
    <w:p w14:paraId="4DA8BFAA" w14:textId="77777777" w:rsidR="004B6FEB" w:rsidRDefault="004B6FEB" w:rsidP="004B6FEB">
      <w:pPr>
        <w:pStyle w:val="ImageCaption"/>
      </w:pPr>
      <w:r w:rsidRPr="008C3B54">
        <w:rPr>
          <w:noProof/>
        </w:rPr>
        <w:lastRenderedPageBreak/>
        <w:drawing>
          <wp:inline distT="0" distB="0" distL="0" distR="0" wp14:anchorId="36B7EAB4" wp14:editId="48B3DB60">
            <wp:extent cx="5943600" cy="5943600"/>
            <wp:effectExtent l="0" t="0" r="0" b="0"/>
            <wp:docPr id="5" name="Picture 5" descr="C:\AA - PH Stuff\Pubs\swo-journal\figs\subreg_len_rel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A - PH Stuff\Pubs\swo-journal\figs\subreg_len_relis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DCDAECE" w14:textId="77777777" w:rsidR="004B6FEB" w:rsidRDefault="004B6FEB" w:rsidP="004B6FEB">
      <w:pPr>
        <w:pStyle w:val="ImageCaption"/>
      </w:pPr>
      <w:r>
        <w:t>Figure 5: Relative length composition input sample size by species type and regional scale for the Gulf of Alaska (aggregated across stocks) across haul length frequency sub-sampling levels evaluated (grey line at 0.9 shown for reference).</w:t>
      </w:r>
    </w:p>
    <w:p w14:paraId="59AC1138" w14:textId="77777777" w:rsidR="004B6FEB" w:rsidRDefault="004B6FEB">
      <w:pPr>
        <w:pStyle w:val="ImageCaption"/>
      </w:pPr>
    </w:p>
    <w:p w14:paraId="28AA2D18" w14:textId="494319B0" w:rsidR="00CD027C" w:rsidRDefault="00AE1599">
      <w:r w:rsidRPr="00AE1599">
        <w:rPr>
          <w:rFonts w:eastAsia="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Pr="00AE1599">
        <w:rPr>
          <w:noProof/>
        </w:rPr>
        <w:drawing>
          <wp:inline distT="0" distB="0" distL="0" distR="0" wp14:anchorId="2F7AB0B2" wp14:editId="20476F76">
            <wp:extent cx="5943600" cy="5943600"/>
            <wp:effectExtent l="0" t="0" r="0" b="0"/>
            <wp:docPr id="6" name="Picture 6" descr="C:\AA - PH Stuff\Pubs\swo-journal\figs\age_rel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A - PH Stuff\Pubs\swo-journal\figs\age_relis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390B216" w14:textId="75440BB9" w:rsidR="00CD027C" w:rsidRDefault="00CA1586">
      <w:pPr>
        <w:pStyle w:val="ImageCaption"/>
      </w:pPr>
      <w:bookmarkStart w:id="69" w:name="fig:age-iss"/>
      <w:bookmarkEnd w:id="69"/>
      <w:r>
        <w:t xml:space="preserve">Figure </w:t>
      </w:r>
      <w:r w:rsidR="00AE1599">
        <w:t>6</w:t>
      </w:r>
      <w:r>
        <w:t>: Boxplots by species type</w:t>
      </w:r>
      <w:r w:rsidR="00261650">
        <w:t xml:space="preserve"> (aggregated across stocks and regions)</w:t>
      </w:r>
      <w:r>
        <w:t xml:space="preserve"> of age composition input sample size </w:t>
      </w:r>
      <w:r w:rsidR="00261650">
        <w:t>(top panels) and relative age composition input sample size (bottom panels)</w:t>
      </w:r>
      <w:r>
        <w:t xml:space="preserve"> across age collection sub-sampling levels evaluated.</w:t>
      </w:r>
    </w:p>
    <w:p w14:paraId="408B6874" w14:textId="52537418" w:rsidR="00CD027C" w:rsidRDefault="00261650">
      <w:bookmarkStart w:id="70" w:name="fig:prop-age-iss"/>
      <w:bookmarkEnd w:id="70"/>
      <w:r w:rsidRPr="00261650">
        <w:rPr>
          <w:noProof/>
        </w:rPr>
        <w:lastRenderedPageBreak/>
        <w:drawing>
          <wp:inline distT="0" distB="0" distL="0" distR="0" wp14:anchorId="7606278F" wp14:editId="77F665BC">
            <wp:extent cx="5943600" cy="3396343"/>
            <wp:effectExtent l="0" t="0" r="0" b="0"/>
            <wp:docPr id="7" name="Picture 7" descr="C:\AA - PH Stuff\Pubs\swo-journal\figs\age_reliss_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A - PH Stuff\Pubs\swo-journal\figs\age_reliss_s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396343"/>
                    </a:xfrm>
                    <a:prstGeom prst="rect">
                      <a:avLst/>
                    </a:prstGeom>
                    <a:noFill/>
                    <a:ln>
                      <a:noFill/>
                    </a:ln>
                  </pic:spPr>
                </pic:pic>
              </a:graphicData>
            </a:graphic>
          </wp:inline>
        </w:drawing>
      </w:r>
    </w:p>
    <w:p w14:paraId="3F330973" w14:textId="0336F823" w:rsidR="00CD027C" w:rsidRDefault="00CA1586" w:rsidP="00FB274C">
      <w:pPr>
        <w:pStyle w:val="ImageCaption"/>
      </w:pPr>
      <w:bookmarkStart w:id="71" w:name="fig:age-ss-iss"/>
      <w:bookmarkEnd w:id="71"/>
      <w:r>
        <w:t xml:space="preserve">Figure </w:t>
      </w:r>
      <w:r w:rsidR="00261650">
        <w:t>7</w:t>
      </w:r>
      <w:r>
        <w:t>: Stock-specific relative age composition input sample size grouped by species type and region compared to age collection sub-sampling levels (1-1 line shown for reference, linear model fit by composition type for each species type also shown for reference).</w:t>
      </w:r>
      <w:bookmarkEnd w:id="65"/>
    </w:p>
    <w:p w14:paraId="6ED9F967" w14:textId="77777777" w:rsidR="00D97AF6" w:rsidRDefault="00D97AF6" w:rsidP="00FB274C">
      <w:pPr>
        <w:pStyle w:val="ImageCaption"/>
      </w:pPr>
    </w:p>
    <w:p w14:paraId="15A0553C" w14:textId="1CCA7F4E" w:rsidR="00184810" w:rsidRDefault="00184810" w:rsidP="00FB274C">
      <w:pPr>
        <w:pStyle w:val="ImageCaption"/>
      </w:pPr>
    </w:p>
    <w:p w14:paraId="1F8293B4" w14:textId="303396C0" w:rsidR="00184810" w:rsidRDefault="00184810" w:rsidP="00FB274C">
      <w:pPr>
        <w:pStyle w:val="ImageCaption"/>
      </w:pPr>
      <w:r w:rsidRPr="00184810">
        <w:rPr>
          <w:noProof/>
        </w:rPr>
        <w:lastRenderedPageBreak/>
        <w:drawing>
          <wp:inline distT="0" distB="0" distL="0" distR="0" wp14:anchorId="350B9C94" wp14:editId="72A7665C">
            <wp:extent cx="5943600" cy="3396343"/>
            <wp:effectExtent l="0" t="0" r="0" b="0"/>
            <wp:docPr id="8" name="Picture 8" descr="C:\AA - PH Stuff\Pubs\swo-journal\figs\rel_b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A - PH Stuff\Pubs\swo-journal\figs\rel_bia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396343"/>
                    </a:xfrm>
                    <a:prstGeom prst="rect">
                      <a:avLst/>
                    </a:prstGeom>
                    <a:noFill/>
                    <a:ln>
                      <a:noFill/>
                    </a:ln>
                  </pic:spPr>
                </pic:pic>
              </a:graphicData>
            </a:graphic>
          </wp:inline>
        </w:drawing>
      </w:r>
    </w:p>
    <w:p w14:paraId="462B1486" w14:textId="409B12AB" w:rsidR="00184810" w:rsidRDefault="00184810" w:rsidP="00FB274C">
      <w:pPr>
        <w:pStyle w:val="ImageCaption"/>
      </w:pPr>
      <w:r>
        <w:t>Figure 8: Relative bias in sex-specific mean length and sex ratio by species type (aggregated across stocks and regions) for haul length frequency sample sizes of 100 and 150 fish per haul.</w:t>
      </w:r>
    </w:p>
    <w:sectPr w:rsidR="00184810" w:rsidSect="00BC1CB0">
      <w:footerReference w:type="default" r:id="rId39"/>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1" w:author="Jason Conner" w:date="2023-08-29T17:57:00Z" w:initials="JC">
    <w:p w14:paraId="44CFBFA9" w14:textId="51730474" w:rsidR="007176C2" w:rsidRDefault="007176C2">
      <w:pPr>
        <w:pStyle w:val="CommentText"/>
      </w:pPr>
      <w:r>
        <w:rPr>
          <w:rStyle w:val="CommentReference"/>
        </w:rPr>
        <w:annotationRef/>
      </w:r>
      <w:r w:rsidR="00EB0F7C">
        <w:rPr>
          <w:noProof/>
        </w:rPr>
        <w:t>.</w:t>
      </w:r>
      <w:r w:rsidR="00EB0F7C">
        <w:rPr>
          <w:noProof/>
        </w:rPr>
        <w:t>.</w:t>
      </w:r>
      <w:r w:rsidR="00EB0F7C">
        <w:rPr>
          <w:noProof/>
        </w:rPr>
        <w:t>.</w:t>
      </w:r>
      <w:r w:rsidR="00EB0F7C">
        <w:rPr>
          <w:noProof/>
        </w:rPr>
        <w:t xml:space="preserve"> </w:t>
      </w:r>
      <w:r w:rsidR="00EB0F7C">
        <w:rPr>
          <w:noProof/>
        </w:rPr>
        <w:t>o</w:t>
      </w:r>
      <w:r>
        <w:rPr>
          <w:noProof/>
        </w:rPr>
        <w:t>r age comp ISS?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CFBFA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CFBFA9" w16cid:durableId="2898B0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DA0CE8" w14:textId="77777777" w:rsidR="007176C2" w:rsidRDefault="007176C2">
      <w:pPr>
        <w:spacing w:before="0" w:line="240" w:lineRule="auto"/>
      </w:pPr>
      <w:r>
        <w:separator/>
      </w:r>
    </w:p>
  </w:endnote>
  <w:endnote w:type="continuationSeparator" w:id="0">
    <w:p w14:paraId="77A3BB27" w14:textId="77777777" w:rsidR="007176C2" w:rsidRDefault="007176C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4655536"/>
      <w:docPartObj>
        <w:docPartGallery w:val="Page Numbers (Bottom of Page)"/>
        <w:docPartUnique/>
      </w:docPartObj>
    </w:sdtPr>
    <w:sdtEndPr>
      <w:rPr>
        <w:noProof/>
      </w:rPr>
    </w:sdtEndPr>
    <w:sdtContent>
      <w:p w14:paraId="0B0925FE" w14:textId="6B0EDD99" w:rsidR="007176C2" w:rsidRDefault="007176C2">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79032D8E" w14:textId="77777777" w:rsidR="007176C2" w:rsidRDefault="007176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75C672" w14:textId="77777777" w:rsidR="007176C2" w:rsidRDefault="007176C2">
      <w:r>
        <w:separator/>
      </w:r>
    </w:p>
  </w:footnote>
  <w:footnote w:type="continuationSeparator" w:id="0">
    <w:p w14:paraId="68D23268" w14:textId="77777777" w:rsidR="007176C2" w:rsidRDefault="007176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DA4C52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0000A991"/>
    <w:multiLevelType w:val="multilevel"/>
    <w:tmpl w:val="CC32259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00A99411"/>
    <w:multiLevelType w:val="multilevel"/>
    <w:tmpl w:val="B23AE94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5"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7"/>
  </w:num>
  <w:num w:numId="4">
    <w:abstractNumId w:val="16"/>
  </w:num>
  <w:num w:numId="5">
    <w:abstractNumId w:val="18"/>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son Conner">
    <w15:presenceInfo w15:providerId="None" w15:userId="Jason Con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027C"/>
    <w:rsid w:val="00021574"/>
    <w:rsid w:val="00022F34"/>
    <w:rsid w:val="000524D3"/>
    <w:rsid w:val="00060625"/>
    <w:rsid w:val="00070896"/>
    <w:rsid w:val="000B7F8E"/>
    <w:rsid w:val="000E3E29"/>
    <w:rsid w:val="00103D27"/>
    <w:rsid w:val="00111F26"/>
    <w:rsid w:val="00135A38"/>
    <w:rsid w:val="00170C43"/>
    <w:rsid w:val="00184810"/>
    <w:rsid w:val="00193A23"/>
    <w:rsid w:val="00194CCC"/>
    <w:rsid w:val="001E6EA1"/>
    <w:rsid w:val="001F2A56"/>
    <w:rsid w:val="001F5A73"/>
    <w:rsid w:val="00220E0F"/>
    <w:rsid w:val="00237C19"/>
    <w:rsid w:val="002524C2"/>
    <w:rsid w:val="00261650"/>
    <w:rsid w:val="00287BF2"/>
    <w:rsid w:val="002B2FB4"/>
    <w:rsid w:val="002B5BE5"/>
    <w:rsid w:val="002D0DB4"/>
    <w:rsid w:val="002D2A3A"/>
    <w:rsid w:val="00302D97"/>
    <w:rsid w:val="003946E4"/>
    <w:rsid w:val="004733BF"/>
    <w:rsid w:val="004A3980"/>
    <w:rsid w:val="004B6FEB"/>
    <w:rsid w:val="004D392D"/>
    <w:rsid w:val="004E6FE8"/>
    <w:rsid w:val="004F711F"/>
    <w:rsid w:val="0051081A"/>
    <w:rsid w:val="0053139E"/>
    <w:rsid w:val="00540118"/>
    <w:rsid w:val="00561B14"/>
    <w:rsid w:val="00585513"/>
    <w:rsid w:val="00587B77"/>
    <w:rsid w:val="00596188"/>
    <w:rsid w:val="005E5E6D"/>
    <w:rsid w:val="006255AE"/>
    <w:rsid w:val="00636126"/>
    <w:rsid w:val="00676F98"/>
    <w:rsid w:val="006B6234"/>
    <w:rsid w:val="006C16B7"/>
    <w:rsid w:val="006F3C78"/>
    <w:rsid w:val="007017B5"/>
    <w:rsid w:val="007176C2"/>
    <w:rsid w:val="0072571F"/>
    <w:rsid w:val="00741D04"/>
    <w:rsid w:val="00774E74"/>
    <w:rsid w:val="007A4F7F"/>
    <w:rsid w:val="007D7E01"/>
    <w:rsid w:val="00820DEE"/>
    <w:rsid w:val="008563A2"/>
    <w:rsid w:val="008B6BDE"/>
    <w:rsid w:val="008C2E38"/>
    <w:rsid w:val="00913D22"/>
    <w:rsid w:val="009520E7"/>
    <w:rsid w:val="009B21AE"/>
    <w:rsid w:val="009D7D54"/>
    <w:rsid w:val="00A00D11"/>
    <w:rsid w:val="00A33335"/>
    <w:rsid w:val="00A527BF"/>
    <w:rsid w:val="00A942C9"/>
    <w:rsid w:val="00AB2AA1"/>
    <w:rsid w:val="00AC69EC"/>
    <w:rsid w:val="00AE1599"/>
    <w:rsid w:val="00B00AD3"/>
    <w:rsid w:val="00B03EA2"/>
    <w:rsid w:val="00B145D2"/>
    <w:rsid w:val="00B9240A"/>
    <w:rsid w:val="00BC1CB0"/>
    <w:rsid w:val="00BC6E44"/>
    <w:rsid w:val="00BE7F65"/>
    <w:rsid w:val="00C136D7"/>
    <w:rsid w:val="00C95F8B"/>
    <w:rsid w:val="00CA1586"/>
    <w:rsid w:val="00CD027C"/>
    <w:rsid w:val="00D16A56"/>
    <w:rsid w:val="00D30FAA"/>
    <w:rsid w:val="00D84B4E"/>
    <w:rsid w:val="00D97AF6"/>
    <w:rsid w:val="00DB0AF9"/>
    <w:rsid w:val="00DC157A"/>
    <w:rsid w:val="00E36C28"/>
    <w:rsid w:val="00EB0F7C"/>
    <w:rsid w:val="00EE406E"/>
    <w:rsid w:val="00F11F51"/>
    <w:rsid w:val="00F1779B"/>
    <w:rsid w:val="00FB274C"/>
    <w:rsid w:val="00FE79D5"/>
    <w:rsid w:val="00FF6DB8"/>
    <w:rsid w:val="00FF7C1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A2C13"/>
  <w15:docId w15:val="{DB9A21A7-4FE9-40BA-9A1A-EF925FB64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7772B6"/>
    <w:pPr>
      <w:outlineLvl w:val="0"/>
    </w:pPr>
    <w:rPr>
      <w:sz w:val="24"/>
      <w:szCs w:val="24"/>
    </w:rPr>
  </w:style>
  <w:style w:type="paragraph" w:styleId="Heading2">
    <w:name w:val="heading 2"/>
    <w:basedOn w:val="Heading1"/>
    <w:next w:val="BodyText"/>
    <w:uiPriority w:val="9"/>
    <w:unhideWhenUsed/>
    <w:qFormat/>
    <w:rsid w:val="007772B6"/>
    <w:pPr>
      <w:jc w:val="left"/>
      <w:outlineLvl w:val="1"/>
    </w:pPr>
    <w:rPr>
      <w:b w:val="0"/>
      <w:i/>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rPr>
  </w:style>
  <w:style w:type="paragraph" w:styleId="Heading5">
    <w:name w:val="heading 5"/>
    <w:basedOn w:val="Heading1"/>
    <w:next w:val="BodyText"/>
    <w:uiPriority w:val="9"/>
    <w:unhideWhenUsed/>
    <w:qFormat/>
    <w:rsid w:val="005F0468"/>
    <w:pPr>
      <w:outlineLvl w:val="4"/>
    </w:pPr>
    <w:rPr>
      <w:b w:val="0"/>
      <w:bCs/>
    </w:rPr>
  </w:style>
  <w:style w:type="paragraph" w:styleId="Heading6">
    <w:name w:val="heading 6"/>
    <w:basedOn w:val="Heading1"/>
    <w:next w:val="BodyText"/>
    <w:uiPriority w:val="9"/>
    <w:unhideWhenUsed/>
    <w:qFormat/>
    <w:rsid w:val="000E0C25"/>
    <w:pPr>
      <w:pageBreakBefore/>
      <w:outlineLvl w:val="5"/>
    </w:pPr>
    <w:rPr>
      <w:b w:val="0"/>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D6C2D"/>
    <w:pPr>
      <w:spacing w:before="0" w:line="480" w:lineRule="auto"/>
    </w:pPr>
  </w:style>
  <w:style w:type="paragraph" w:customStyle="1" w:styleId="FirstParagraph">
    <w:name w:val="First Paragraph"/>
    <w:basedOn w:val="BodyText"/>
    <w:next w:val="BodyText"/>
    <w:qFormat/>
    <w:rsid w:val="00BD6C2D"/>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7772B6"/>
    <w:pPr>
      <w:keepNext/>
      <w:keepLines/>
      <w:spacing w:before="0" w:line="480" w:lineRule="auto"/>
      <w:jc w:val="center"/>
    </w:pPr>
    <w:rPr>
      <w:rFonts w:eastAsia="Calibri" w:cstheme="majorBidi"/>
      <w:b/>
      <w:bCs w:val="0"/>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rsid w:val="00BD6C2D"/>
    <w:pPr>
      <w:keepNext/>
      <w:keepLines/>
      <w:spacing w:after="0" w:line="480" w:lineRule="auto"/>
      <w:jc w:val="center"/>
    </w:pPr>
    <w:rPr>
      <w:rFonts w:ascii="Times New Roman" w:hAnsi="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rFonts w:cs="Times New Roman"/>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BD6C2D"/>
    <w:rPr>
      <w:rFonts w:ascii="Times New Roman" w:hAnsi="Times New Roman"/>
      <w:bCs/>
      <w:szCs w:val="22"/>
    </w:rPr>
  </w:style>
  <w:style w:type="character" w:customStyle="1" w:styleId="TableContentChar">
    <w:name w:val="Table Content Char"/>
    <w:basedOn w:val="BodyTextChar"/>
    <w:link w:val="TableContent"/>
    <w:rsid w:val="00F73D9B"/>
    <w:rPr>
      <w:rFonts w:ascii="Arial Narrow" w:hAnsi="Arial Narrow"/>
      <w:bCs/>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7772B6"/>
    <w:rPr>
      <w:rFonts w:ascii="Times New Roman" w:eastAsia="Calibri" w:hAnsi="Times New Roman" w:cstheme="majorBidi"/>
      <w:b/>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 w:type="character" w:styleId="LineNumber">
    <w:name w:val="line number"/>
    <w:basedOn w:val="DefaultParagraphFont"/>
    <w:semiHidden/>
    <w:unhideWhenUsed/>
    <w:rsid w:val="001B2361"/>
  </w:style>
  <w:style w:type="paragraph" w:styleId="Header">
    <w:name w:val="header"/>
    <w:basedOn w:val="Normal"/>
    <w:link w:val="HeaderChar"/>
    <w:unhideWhenUsed/>
    <w:rsid w:val="001E0294"/>
    <w:pPr>
      <w:tabs>
        <w:tab w:val="center" w:pos="4680"/>
        <w:tab w:val="right" w:pos="9360"/>
      </w:tabs>
      <w:spacing w:before="0" w:line="240" w:lineRule="auto"/>
    </w:pPr>
  </w:style>
  <w:style w:type="character" w:customStyle="1" w:styleId="HeaderChar">
    <w:name w:val="Header Char"/>
    <w:basedOn w:val="DefaultParagraphFont"/>
    <w:link w:val="Header"/>
    <w:rsid w:val="001E0294"/>
    <w:rPr>
      <w:rFonts w:ascii="Times New Roman" w:hAnsi="Times New Roman"/>
      <w:bCs/>
      <w:szCs w:val="22"/>
    </w:rPr>
  </w:style>
  <w:style w:type="paragraph" w:styleId="Footer">
    <w:name w:val="footer"/>
    <w:basedOn w:val="Normal"/>
    <w:link w:val="FooterChar"/>
    <w:uiPriority w:val="99"/>
    <w:unhideWhenUsed/>
    <w:rsid w:val="001E029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E0294"/>
    <w:rPr>
      <w:rFonts w:ascii="Times New Roman" w:hAnsi="Times New Roman"/>
      <w:bCs/>
      <w:szCs w:val="22"/>
    </w:rPr>
  </w:style>
  <w:style w:type="paragraph" w:styleId="BalloonText">
    <w:name w:val="Balloon Text"/>
    <w:basedOn w:val="Normal"/>
    <w:link w:val="BalloonTextChar"/>
    <w:semiHidden/>
    <w:unhideWhenUsed/>
    <w:rsid w:val="0072571F"/>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72571F"/>
    <w:rPr>
      <w:rFonts w:ascii="Segoe UI" w:hAnsi="Segoe UI" w:cs="Segoe UI"/>
      <w:bCs/>
      <w:sz w:val="18"/>
      <w:szCs w:val="18"/>
    </w:rPr>
  </w:style>
  <w:style w:type="character" w:styleId="CommentReference">
    <w:name w:val="annotation reference"/>
    <w:basedOn w:val="DefaultParagraphFont"/>
    <w:semiHidden/>
    <w:unhideWhenUsed/>
    <w:rsid w:val="00FF7C1A"/>
    <w:rPr>
      <w:sz w:val="16"/>
      <w:szCs w:val="16"/>
    </w:rPr>
  </w:style>
  <w:style w:type="paragraph" w:styleId="CommentText">
    <w:name w:val="annotation text"/>
    <w:basedOn w:val="Normal"/>
    <w:link w:val="CommentTextChar"/>
    <w:semiHidden/>
    <w:unhideWhenUsed/>
    <w:rsid w:val="00FF7C1A"/>
    <w:pPr>
      <w:spacing w:line="240" w:lineRule="auto"/>
    </w:pPr>
    <w:rPr>
      <w:sz w:val="20"/>
      <w:szCs w:val="20"/>
    </w:rPr>
  </w:style>
  <w:style w:type="character" w:customStyle="1" w:styleId="CommentTextChar">
    <w:name w:val="Comment Text Char"/>
    <w:basedOn w:val="DefaultParagraphFont"/>
    <w:link w:val="CommentText"/>
    <w:semiHidden/>
    <w:rsid w:val="00FF7C1A"/>
    <w:rPr>
      <w:rFonts w:ascii="Times New Roman" w:hAnsi="Times New Roman"/>
      <w:bCs/>
      <w:sz w:val="20"/>
      <w:szCs w:val="20"/>
    </w:rPr>
  </w:style>
  <w:style w:type="paragraph" w:styleId="CommentSubject">
    <w:name w:val="annotation subject"/>
    <w:basedOn w:val="CommentText"/>
    <w:next w:val="CommentText"/>
    <w:link w:val="CommentSubjectChar"/>
    <w:semiHidden/>
    <w:unhideWhenUsed/>
    <w:rsid w:val="00FF7C1A"/>
    <w:rPr>
      <w:b/>
    </w:rPr>
  </w:style>
  <w:style w:type="character" w:customStyle="1" w:styleId="CommentSubjectChar">
    <w:name w:val="Comment Subject Char"/>
    <w:basedOn w:val="CommentTextChar"/>
    <w:link w:val="CommentSubject"/>
    <w:semiHidden/>
    <w:rsid w:val="00FF7C1A"/>
    <w:rPr>
      <w:rFonts w:ascii="Times New Roman" w:hAnsi="Times New Roman"/>
      <w:b/>
      <w:bCs/>
      <w:sz w:val="20"/>
      <w:szCs w:val="20"/>
    </w:rPr>
  </w:style>
  <w:style w:type="paragraph" w:styleId="Revision">
    <w:name w:val="Revision"/>
    <w:hidden/>
    <w:semiHidden/>
    <w:rsid w:val="007017B5"/>
    <w:pPr>
      <w:spacing w:after="0"/>
    </w:pPr>
    <w:rPr>
      <w:rFonts w:ascii="Times New Roman" w:hAnsi="Times New Roman"/>
      <w:bCs/>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9960485">
      <w:bodyDiv w:val="1"/>
      <w:marLeft w:val="0"/>
      <w:marRight w:val="0"/>
      <w:marTop w:val="0"/>
      <w:marBottom w:val="0"/>
      <w:divBdr>
        <w:top w:val="none" w:sz="0" w:space="0" w:color="auto"/>
        <w:left w:val="none" w:sz="0" w:space="0" w:color="auto"/>
        <w:bottom w:val="none" w:sz="0" w:space="0" w:color="auto"/>
        <w:right w:val="none" w:sz="0" w:space="0" w:color="auto"/>
      </w:divBdr>
    </w:div>
    <w:div w:id="1735197226">
      <w:bodyDiv w:val="1"/>
      <w:marLeft w:val="0"/>
      <w:marRight w:val="0"/>
      <w:marTop w:val="0"/>
      <w:marBottom w:val="0"/>
      <w:divBdr>
        <w:top w:val="none" w:sz="0" w:space="0" w:color="auto"/>
        <w:left w:val="none" w:sz="0" w:space="0" w:color="auto"/>
        <w:bottom w:val="none" w:sz="0" w:space="0" w:color="auto"/>
        <w:right w:val="none" w:sz="0" w:space="0" w:color="auto"/>
      </w:divBdr>
      <w:divsChild>
        <w:div w:id="1141267985">
          <w:marLeft w:val="0"/>
          <w:marRight w:val="0"/>
          <w:marTop w:val="0"/>
          <w:marBottom w:val="0"/>
          <w:divBdr>
            <w:top w:val="none" w:sz="0" w:space="0" w:color="auto"/>
            <w:left w:val="none" w:sz="0" w:space="0" w:color="auto"/>
            <w:bottom w:val="none" w:sz="0" w:space="0" w:color="auto"/>
            <w:right w:val="none" w:sz="0" w:space="0" w:color="auto"/>
          </w:divBdr>
          <w:divsChild>
            <w:div w:id="179675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93/icesjms/fsz072" TargetMode="External"/><Relationship Id="rId18" Type="http://schemas.openxmlformats.org/officeDocument/2006/relationships/hyperlink" Target="https://doi.org/10.7755/FB.115.3.4" TargetMode="External"/><Relationship Id="rId26" Type="http://schemas.openxmlformats.org/officeDocument/2006/relationships/hyperlink" Target="https://doi.org/10.1139/cjfas-2022-0050" TargetMode="External"/><Relationship Id="rId39" Type="http://schemas.openxmlformats.org/officeDocument/2006/relationships/footer" Target="footer1.xml"/><Relationship Id="rId21" Type="http://schemas.openxmlformats.org/officeDocument/2006/relationships/hyperlink" Target="https://doi.org/10.1093/icesjms/fsu015" TargetMode="External"/><Relationship Id="rId34" Type="http://schemas.openxmlformats.org/officeDocument/2006/relationships/image" Target="media/image4.png"/><Relationship Id="rId42" Type="http://schemas.openxmlformats.org/officeDocument/2006/relationships/theme" Target="theme/theme1.xml"/><Relationship Id="rId7" Type="http://schemas.openxmlformats.org/officeDocument/2006/relationships/hyperlink" Target="mailto:pete.hulson@noaa.gov" TargetMode="External"/><Relationship Id="rId2" Type="http://schemas.openxmlformats.org/officeDocument/2006/relationships/styles" Target="styles.xml"/><Relationship Id="rId16" Type="http://schemas.openxmlformats.org/officeDocument/2006/relationships/hyperlink" Target="https://doi.org/10.1093/icesjms/fsr102" TargetMode="External"/><Relationship Id="rId20" Type="http://schemas.openxmlformats.org/officeDocument/2006/relationships/hyperlink" Target="https://doi.org/10.17895/ices.pub.22086845.v1" TargetMode="External"/><Relationship Id="rId29" Type="http://schemas.openxmlformats.org/officeDocument/2006/relationships/hyperlink" Target="https://doi.org/10.1016/j.fishres.2016.06.005" TargetMode="External"/><Relationship Id="rId41"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hyperlink" Target="https://doi.org/10.1093/icesjms/fss185" TargetMode="Externa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i.org/10.1016/j.fishres.2016.06.006" TargetMode="External"/><Relationship Id="rId23" Type="http://schemas.openxmlformats.org/officeDocument/2006/relationships/hyperlink" Target="https://doi.org/10.1139/f06-022" TargetMode="External"/><Relationship Id="rId28" Type="http://schemas.openxmlformats.org/officeDocument/2006/relationships/hyperlink" Target="https://doi.org/10.1093/icesjms/fst224" TargetMode="External"/><Relationship Id="rId36" Type="http://schemas.openxmlformats.org/officeDocument/2006/relationships/image" Target="media/image6.png"/><Relationship Id="rId10" Type="http://schemas.openxmlformats.org/officeDocument/2006/relationships/comments" Target="comments.xml"/><Relationship Id="rId19" Type="http://schemas.openxmlformats.org/officeDocument/2006/relationships/hyperlink" Target="https://doi.org/10.17895/ices.pub.7453" TargetMode="External"/><Relationship Id="rId31"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github.com/BenWilliams-NOAA/swo" TargetMode="External"/><Relationship Id="rId14" Type="http://schemas.openxmlformats.org/officeDocument/2006/relationships/hyperlink" Target="https://doi.org/10.17226/5951" TargetMode="External"/><Relationship Id="rId22" Type="http://schemas.openxmlformats.org/officeDocument/2006/relationships/hyperlink" Target="https://doi.org/10.1139/f96-285" TargetMode="External"/><Relationship Id="rId27" Type="http://schemas.openxmlformats.org/officeDocument/2006/relationships/hyperlink" Target="https://doi.org/10.1139/cjfas-2013-0289" TargetMode="External"/><Relationship Id="rId30" Type="http://schemas.openxmlformats.org/officeDocument/2006/relationships/hyperlink" Target="https://doi.org/10.1139/cjfas-2019-0107" TargetMode="External"/><Relationship Id="rId35" Type="http://schemas.openxmlformats.org/officeDocument/2006/relationships/image" Target="media/image5.png"/><Relationship Id="rId8" Type="http://schemas.openxmlformats.org/officeDocument/2006/relationships/hyperlink" Target="mailto:pete.hulson@noaa.gov" TargetMode="External"/><Relationship Id="rId3" Type="http://schemas.openxmlformats.org/officeDocument/2006/relationships/settings" Target="settings.xml"/><Relationship Id="rId12" Type="http://schemas.microsoft.com/office/2016/09/relationships/commentsIds" Target="commentsIds.xml"/><Relationship Id="rId17" Type="http://schemas.openxmlformats.org/officeDocument/2006/relationships/hyperlink" Target="https://doi.org/10.1093/icesjms/fsr189" TargetMode="External"/><Relationship Id="rId25" Type="http://schemas.openxmlformats.org/officeDocument/2006/relationships/hyperlink" Target="https://www.R-project.org/" TargetMode="External"/><Relationship Id="rId33" Type="http://schemas.openxmlformats.org/officeDocument/2006/relationships/image" Target="media/image3.png"/><Relationship Id="rId3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347</TotalTime>
  <Pages>42</Pages>
  <Words>9941</Words>
  <Characters>56669</Characters>
  <Application>Microsoft Office Word</Application>
  <DocSecurity>0</DocSecurity>
  <Lines>472</Lines>
  <Paragraphs>132</Paragraphs>
  <ScaleCrop>false</ScaleCrop>
  <HeadingPairs>
    <vt:vector size="2" baseType="variant">
      <vt:variant>
        <vt:lpstr>Title</vt:lpstr>
      </vt:variant>
      <vt:variant>
        <vt:i4>1</vt:i4>
      </vt:variant>
    </vt:vector>
  </HeadingPairs>
  <TitlesOfParts>
    <vt:vector size="1" baseType="lpstr">
      <vt:lpstr>Reductions in sampling effort for fishery-independent age and length composition: balancing stock assessment input data uncertainty and workforce health and efficiency</vt:lpstr>
    </vt:vector>
  </TitlesOfParts>
  <Company/>
  <LinksUpToDate>false</LinksUpToDate>
  <CharactersWithSpaces>66478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Reductions in sampling effort for fishery-independent age and length composition: balancing stock assessment input data uncertainty and workforce health and efficiency</dc:title>
  <dc:creator>Peter-John F. Hulson1,*, Benjamin C. Williams1, Meaghan D. Bryan2, Jason Conner3, and Matthew R. Siskey4</dc:creator>
  <cp:keywords/>
  <cp:lastModifiedBy>Jason Conner</cp:lastModifiedBy>
  <cp:revision>4</cp:revision>
  <dcterms:created xsi:type="dcterms:W3CDTF">2023-08-29T23:20:00Z</dcterms:created>
  <dcterms:modified xsi:type="dcterms:W3CDTF">2023-08-30T21:46:00Z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editor_options">
    <vt:lpwstr/>
  </property>
  <property fmtid="{D5CDD505-2E9C-101B-9397-08002B2CF9AE}" pid="5" name="header-includes">
    <vt:lpwstr/>
  </property>
  <property fmtid="{D5CDD505-2E9C-101B-9397-08002B2CF9AE}" pid="6" name="output">
    <vt:lpwstr/>
  </property>
</Properties>
</file>