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6BD7F3A7" w:rsidR="00CD027C" w:rsidRDefault="00CA1586">
      <w:pPr>
        <w:pStyle w:val="Title"/>
      </w:pPr>
      <w:r>
        <w:t xml:space="preserve">Reductions in sampling effort for fishery-independent age and length composition: balancing stock assessment input data uncertainty and </w:t>
      </w:r>
      <w:commentRangeStart w:id="0"/>
      <w:r>
        <w:t>workforce health and efficiency</w:t>
      </w:r>
      <w:commentRangeEnd w:id="0"/>
      <w:r w:rsidR="00905EE1">
        <w:rPr>
          <w:rStyle w:val="CommentReference"/>
          <w:rFonts w:eastAsiaTheme="minorHAnsi" w:cstheme="minorBidi"/>
          <w:b w:val="0"/>
          <w:bCs/>
        </w:rPr>
        <w:commentReference w:id="0"/>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proofErr w:type="gramStart"/>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roofErr w:type="gramEnd"/>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9">
        <w:r w:rsidRPr="0072571F">
          <w:rPr>
            <w:rStyle w:val="Hyperlink"/>
            <w:color w:val="auto"/>
          </w:rPr>
          <w:t>Peter-John F. Hulson &lt;</w:t>
        </w:r>
        <w:hyperlink r:id="rId10">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1" w:name="abstract"/>
      <w:r>
        <w:lastRenderedPageBreak/>
        <w:t>Abstract</w:t>
      </w:r>
    </w:p>
    <w:p w14:paraId="208F3D47" w14:textId="3B862D49" w:rsidR="00CD027C" w:rsidRDefault="00CA1586" w:rsidP="000E3E29">
      <w:pPr>
        <w:pStyle w:val="FirstParagraph"/>
        <w:ind w:firstLine="720"/>
      </w:pPr>
      <w:r>
        <w:t xml:space="preserve">Unavoidable survey effort reduction has become a reality that </w:t>
      </w:r>
      <w:proofErr w:type="gramStart"/>
      <w:r>
        <w:t>must be accounted for</w:t>
      </w:r>
      <w:proofErr w:type="gramEnd"/>
      <w:r>
        <w:t xml:space="preserve">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w:t>
      </w:r>
      <w:proofErr w:type="gramStart"/>
      <w:r>
        <w:t>can</w:t>
      </w:r>
      <w:proofErr w:type="gramEnd"/>
      <w:r>
        <w:t xml:space="preserve">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r w:rsidR="005E5E6D">
        <w:t>minimal</w:t>
      </w:r>
      <w:r>
        <w:t xml:space="preserve"> effect on the uncertainty in age composition data that </w:t>
      </w:r>
      <w:proofErr w:type="gramStart"/>
      <w:r>
        <w:t>is subsequently expanded</w:t>
      </w:r>
      <w:proofErr w:type="gramEnd"/>
      <w:r>
        <w:t xml:space="preserve">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2" w:name="introduction"/>
      <w:bookmarkEnd w:id="1"/>
      <w:r>
        <w:lastRenderedPageBreak/>
        <w:t>Introduction</w:t>
      </w:r>
    </w:p>
    <w:p w14:paraId="5F583CEE" w14:textId="3C544F7D" w:rsidR="00CD027C" w:rsidRDefault="00CA1586" w:rsidP="000E3E29">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w:t>
      </w:r>
      <w:r w:rsidR="00820DEE">
        <w:t xml:space="preserve">would expect that </w:t>
      </w:r>
      <w:r>
        <w:t>the maximum number of samples per each survey observation</w:t>
      </w:r>
      <w:r w:rsidR="00022F34">
        <w:t xml:space="preserve"> would increase precision</w:t>
      </w:r>
      <w:r>
        <w:t xml:space="preserve">. Improvements in precision of age or length composition estimates are not only influenced by the magnitude of sampling, but also the way samples are collected, for example, </w:t>
      </w:r>
      <w:del w:id="3" w:author="Siskey, Matthew (DFW)" w:date="2023-08-28T17:02:00Z">
        <w:r w:rsidDel="00B76E52">
          <w:delText xml:space="preserve">changing </w:delText>
        </w:r>
      </w:del>
      <w:ins w:id="4" w:author="Siskey, Matthew (DFW)" w:date="2023-08-28T17:02:00Z">
        <w:r w:rsidR="00B76E52">
          <w:t xml:space="preserve">considering </w:t>
        </w:r>
      </w:ins>
      <w:r>
        <w:t xml:space="preserve">the number of samples collected within a haul versus </w:t>
      </w:r>
      <w:del w:id="5" w:author="Siskey, Matthew (DFW)" w:date="2023-08-28T17:02:00Z">
        <w:r w:rsidDel="00B76E52">
          <w:delText xml:space="preserve">changing </w:delText>
        </w:r>
      </w:del>
      <w:r>
        <w:t>the number of hauls from which samples were obtained (</w:t>
      </w:r>
      <w:proofErr w:type="spellStart"/>
      <w:r>
        <w:t>Siskey</w:t>
      </w:r>
      <w:proofErr w:type="spellEnd"/>
      <w:r>
        <w:t xml:space="preserve"> et al. 2023). Further</w:t>
      </w:r>
      <w:r w:rsidR="004F711F">
        <w:t>more</w:t>
      </w:r>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6436E43D" w:rsidR="00CD027C" w:rsidRDefault="00CA1586" w:rsidP="000E3E29">
      <w:pPr>
        <w:pStyle w:val="BodyText"/>
        <w:ind w:firstLine="720"/>
      </w:pPr>
      <w:r>
        <w:t xml:space="preserve">It </w:t>
      </w:r>
      <w:proofErr w:type="gramStart"/>
      <w:r>
        <w:t>is commonly understood</w:t>
      </w:r>
      <w:proofErr w:type="gramEnd"/>
      <w:r>
        <w:t xml:space="preserve">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 xml:space="preserve">owing to </w:t>
      </w:r>
      <w:proofErr w:type="spellStart"/>
      <w:r>
        <w:t>pseudoreplication</w:t>
      </w:r>
      <w:proofErr w:type="spellEnd"/>
      <w:r>
        <w:t>. To evaluate the level of intra-haul correlation, and to account for it in fishery stock assessment, the concept of ‘</w:t>
      </w:r>
      <w:r w:rsidR="00636126">
        <w:t>realized</w:t>
      </w:r>
      <w:r>
        <w:t xml:space="preserve"> sample size’ </w:t>
      </w:r>
      <w:proofErr w:type="gramStart"/>
      <w:r>
        <w:t>has been developed</w:t>
      </w:r>
      <w:proofErr w:type="gramEnd"/>
      <w:r w:rsidR="00636126">
        <w:t xml:space="preserve"> (using the terminology of Stewart and Hamel 2014)</w:t>
      </w:r>
      <w:r>
        <w:t xml:space="preserve">. </w:t>
      </w:r>
      <w:r w:rsidR="00636126">
        <w:t xml:space="preserve">Realized </w:t>
      </w:r>
      <w:r>
        <w:t xml:space="preserve">sample size is smaller than the </w:t>
      </w:r>
      <w:del w:id="6" w:author="Siskey, Matthew (DFW)" w:date="2023-08-28T17:03:00Z">
        <w:r w:rsidDel="000918D3">
          <w:delText xml:space="preserve">actual </w:delText>
        </w:r>
      </w:del>
      <w:ins w:id="7" w:author="Siskey, Matthew (DFW)" w:date="2023-08-28T17:03:00Z">
        <w:r w:rsidR="000918D3">
          <w:t xml:space="preserve">number of </w:t>
        </w:r>
      </w:ins>
      <w:r>
        <w:t>sample</w:t>
      </w:r>
      <w:ins w:id="8" w:author="Siskey, Matthew (DFW)" w:date="2023-08-28T17:03:00Z">
        <w:r w:rsidR="000918D3">
          <w:t>s</w:t>
        </w:r>
      </w:ins>
      <w:r>
        <w:t xml:space="preserve"> </w:t>
      </w:r>
      <w:del w:id="9" w:author="Siskey, Matthew (DFW)" w:date="2023-08-28T17:03:00Z">
        <w:r w:rsidDel="000918D3">
          <w:delText xml:space="preserve">size </w:delText>
        </w:r>
      </w:del>
      <w:ins w:id="10" w:author="Siskey, Matthew (DFW)" w:date="2023-08-28T17:03:00Z">
        <w:r w:rsidR="000918D3">
          <w:t>collected</w:t>
        </w:r>
        <w:r w:rsidR="000F55BF">
          <w:t>,</w:t>
        </w:r>
        <w:r w:rsidR="000918D3">
          <w:t xml:space="preserve"> </w:t>
        </w:r>
      </w:ins>
      <w:r>
        <w:t xml:space="preserve">reflecting the increase in uncertainty due to the intra-haul correlation displayed by the sampled species (e.g., </w:t>
      </w:r>
      <w:r w:rsidR="00636126">
        <w:t xml:space="preserve">first derived in Appendix </w:t>
      </w:r>
      <w:proofErr w:type="gramStart"/>
      <w:r w:rsidR="00636126">
        <w:t>A</w:t>
      </w:r>
      <w:proofErr w:type="gramEnd"/>
      <w:r w:rsidR="00636126">
        <w:t xml:space="preserve"> of </w:t>
      </w:r>
      <w:r>
        <w:t xml:space="preserve">McAllister and </w:t>
      </w:r>
      <w:proofErr w:type="spellStart"/>
      <w:r>
        <w:t>Ianelli</w:t>
      </w:r>
      <w:proofErr w:type="spellEnd"/>
      <w:r>
        <w:t xml:space="preserve"> 1997</w:t>
      </w:r>
      <w:r w:rsidR="00636126">
        <w:t xml:space="preserve"> and also included in Stewart and Hamel 2014</w:t>
      </w:r>
      <w:r>
        <w:t xml:space="preserve">). </w:t>
      </w:r>
      <w:r w:rsidR="00636126">
        <w:t>In fisher</w:t>
      </w:r>
      <w:ins w:id="11" w:author="Siskey, Matthew (DFW)" w:date="2023-08-28T17:04:00Z">
        <w:r w:rsidR="000F55BF">
          <w:t>ies</w:t>
        </w:r>
      </w:ins>
      <w:del w:id="12" w:author="Siskey, Matthew (DFW)" w:date="2023-08-28T17:04:00Z">
        <w:r w:rsidR="00636126" w:rsidDel="000F55BF">
          <w:delText>y</w:delText>
        </w:r>
      </w:del>
      <w:r w:rsidR="00636126">
        <w:t xml:space="preserve"> stock assessment</w:t>
      </w:r>
      <w:ins w:id="13" w:author="Siskey, Matthew (DFW)" w:date="2023-08-28T17:04:00Z">
        <w:r w:rsidR="000F55BF">
          <w:t>s</w:t>
        </w:r>
      </w:ins>
      <w:r w:rsidR="00636126">
        <w:t xml:space="preserve">, this realized sample size </w:t>
      </w:r>
      <w:proofErr w:type="gramStart"/>
      <w:r w:rsidR="00636126">
        <w:t>is used</w:t>
      </w:r>
      <w:proofErr w:type="gramEnd"/>
      <w:r w:rsidR="00636126">
        <w:t xml:space="preserve"> within the multinomial likelihood to fit age and/or length composition data, </w:t>
      </w:r>
      <w:del w:id="14" w:author="Ben.Williams" w:date="2023-08-31T12:39:00Z">
        <w:r w:rsidR="00636126" w:rsidDel="004511DC">
          <w:delText>and is then called</w:delText>
        </w:r>
      </w:del>
      <w:ins w:id="15" w:author="Ben.Williams" w:date="2023-08-31T12:39:00Z">
        <w:r w:rsidR="004511DC">
          <w:t>termed</w:t>
        </w:r>
      </w:ins>
      <w:r w:rsidR="00636126">
        <w:t xml:space="preserve"> ‘input sample size’ to distinguish that </w:t>
      </w:r>
      <w:ins w:id="16" w:author="Siskey, Matthew (DFW)" w:date="2023-08-28T17:04:00Z">
        <w:r w:rsidR="000F55BF">
          <w:t xml:space="preserve">it </w:t>
        </w:r>
      </w:ins>
      <w:r w:rsidR="00636126">
        <w:t xml:space="preserve">is being used as an input to a stock assessment model (Thorson et al. 2023). </w:t>
      </w:r>
      <w:r>
        <w:t xml:space="preserve">Several studies have used </w:t>
      </w:r>
      <w:r w:rsidR="00636126">
        <w:t xml:space="preserve">input </w:t>
      </w:r>
      <w:r>
        <w:t xml:space="preserve">sample size to evaluate impacts on assessment results, including whether </w:t>
      </w:r>
      <w:r w:rsidR="00636126">
        <w:t xml:space="preserve">input </w:t>
      </w:r>
      <w:r>
        <w:t>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w:t>
      </w:r>
      <w:r w:rsidR="00636126">
        <w:t>more</w:t>
      </w:r>
      <w:r>
        <w:t xml:space="preserve">, </w:t>
      </w:r>
      <w:ins w:id="17" w:author="Siskey, Matthew (DFW)" w:date="2023-08-28T17:08:00Z">
        <w:r w:rsidR="00BB2CB1">
          <w:t xml:space="preserve">bootstrapping </w:t>
        </w:r>
      </w:ins>
      <w:r>
        <w:t xml:space="preserve">methods </w:t>
      </w:r>
      <w:del w:id="18" w:author="Siskey, Matthew (DFW)" w:date="2023-08-28T17:06:00Z">
        <w:r w:rsidDel="005F310F">
          <w:delText xml:space="preserve">have been developed </w:delText>
        </w:r>
      </w:del>
      <w:r>
        <w:t xml:space="preserve">that mimic the sampling designs for length and age composition </w:t>
      </w:r>
      <w:proofErr w:type="gramStart"/>
      <w:ins w:id="19" w:author="Siskey, Matthew (DFW)" w:date="2023-08-28T17:07:00Z">
        <w:r w:rsidR="005F310F">
          <w:t>have been developed</w:t>
        </w:r>
        <w:proofErr w:type="gramEnd"/>
        <w:r w:rsidR="005F310F">
          <w:t xml:space="preserve"> </w:t>
        </w:r>
      </w:ins>
      <w:r>
        <w:t xml:space="preserve">to estimate </w:t>
      </w:r>
      <w:r w:rsidR="00636126">
        <w:t xml:space="preserve">input </w:t>
      </w:r>
      <w:r>
        <w:t xml:space="preserve">sample size </w:t>
      </w:r>
      <w:del w:id="20" w:author="Siskey, Matthew (DFW)" w:date="2023-08-28T17:08:00Z">
        <w:r w:rsidDel="00786A4A">
          <w:delText xml:space="preserve">using bootstrap techniques </w:delText>
        </w:r>
      </w:del>
      <w:r>
        <w:t xml:space="preserve">external to an assessment model (Stewart and Hamel 2014). Overall, the use of </w:t>
      </w:r>
      <w:r w:rsidR="00636126">
        <w:t xml:space="preserve">input </w:t>
      </w:r>
      <w:r>
        <w:t xml:space="preserve">sample size has become a recommended method to account for uncertainty caused by </w:t>
      </w:r>
      <w:proofErr w:type="spellStart"/>
      <w:r>
        <w:t>overdispersion</w:t>
      </w:r>
      <w:proofErr w:type="spellEnd"/>
      <w:r>
        <w:t xml:space="preserve"> of samples in length and age composition data.</w:t>
      </w:r>
    </w:p>
    <w:p w14:paraId="76B20B4F" w14:textId="4259C096"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w:t>
      </w:r>
      <w:proofErr w:type="spellStart"/>
      <w:r>
        <w:t>Groundfish</w:t>
      </w:r>
      <w:proofErr w:type="spellEnd"/>
      <w:r>
        <w:t xml:space="preserve"> Assessment Program (GAP) is responsible for the execution of several fisheries-independent bottom trawl surveys (Stauffer 2004), spanning most of the continental shelf in waters off Alaska </w:t>
      </w:r>
      <w:r>
        <w:lastRenderedPageBreak/>
        <w:t>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788ADA01"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w:t>
      </w:r>
      <w:del w:id="21" w:author="Ben.Williams" w:date="2023-08-31T12:43:00Z">
        <w:r w:rsidDel="007402AE">
          <w:delText>is repeated</w:delText>
        </w:r>
      </w:del>
      <w:ins w:id="22" w:author="Ben.Williams" w:date="2023-08-31T12:43:00Z">
        <w:r w:rsidR="007402AE">
          <w:t>occurs</w:t>
        </w:r>
      </w:ins>
      <w:r>
        <w:t xml:space="preserve"> several thousands of times. This represents a daunting amount of work for field scientists on research vessels and for age readers once the survey is over. Further, a large portion of the fish sampled for length frequency are subsequently sampled for sex determination, which involves a substantial increase in handling and data collection effort</w:t>
      </w:r>
      <w:r w:rsidR="00A942C9">
        <w:t xml:space="preserve"> (Link et al. 2008)</w:t>
      </w:r>
      <w:r>
        <w:t xml:space="preserve">. 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w:t>
      </w:r>
      <w:del w:id="23" w:author="Ben.Williams" w:date="2023-08-31T13:07:00Z">
        <w:r w:rsidDel="00A62E6D">
          <w:delText xml:space="preserve"> </w:delText>
        </w:r>
      </w:del>
      <w:r>
        <w:t>work, so do the potential for data collection errors (e.g., failure to properly encode length measurements with the correct species or sex, or misidentification of sex).</w:t>
      </w:r>
    </w:p>
    <w:p w14:paraId="7CA647DE" w14:textId="3695888C"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w:t>
      </w:r>
      <w:r>
        <w:lastRenderedPageBreak/>
        <w:t xml:space="preserve">hauls from which samples are obtained). In addition, optimizing collections </w:t>
      </w:r>
      <w:del w:id="24" w:author="Siskey, Matthew (DFW)" w:date="2023-08-28T17:12:00Z">
        <w:r w:rsidDel="00533AB7">
          <w:delText xml:space="preserve">that </w:delText>
        </w:r>
      </w:del>
      <w:ins w:id="25" w:author="Siskey, Matthew (DFW)" w:date="2023-08-28T17:12:00Z">
        <w:r w:rsidR="00533AB7">
          <w:t xml:space="preserve">to </w:t>
        </w:r>
      </w:ins>
      <w:r>
        <w:t xml:space="preserve">balance the statistical quality of the data with the health of the workforce and budgetary constraints is more broadly desirable. At the AFSC, this balance </w:t>
      </w:r>
      <w:del w:id="26" w:author="Siskey, Matthew (DFW)" w:date="2023-08-28T14:52:00Z">
        <w:r w:rsidDel="00987FA5">
          <w:delText xml:space="preserve">is </w:delText>
        </w:r>
      </w:del>
      <w:proofErr w:type="gramStart"/>
      <w:r w:rsidR="00287BF2">
        <w:t>has been</w:t>
      </w:r>
      <w:r>
        <w:t xml:space="preserve"> achieved</w:t>
      </w:r>
      <w:proofErr w:type="gramEnd"/>
      <w:r>
        <w:t xml:space="preserve"> by decreasing collection efforts from historical levels. The primary concern, from a stock assessment perspective, when reducing the sampling of length frequency data and </w:t>
      </w:r>
      <w:proofErr w:type="gramStart"/>
      <w:r>
        <w:t>age composition data collections</w:t>
      </w:r>
      <w:proofErr w:type="gramEnd"/>
      <w:r>
        <w:t xml:space="preserve">, is the impact on the uncertainty in subsequent age and length composition data. To this end, </w:t>
      </w:r>
      <w:del w:id="27" w:author="Siskey, Matthew (DFW)" w:date="2023-08-28T14:54:00Z">
        <w:r w:rsidDel="00987FA5">
          <w:delText xml:space="preserve">effective </w:delText>
        </w:r>
      </w:del>
      <w:ins w:id="28" w:author="Siskey, Matthew (DFW)" w:date="2023-08-28T14:54:00Z">
        <w:r w:rsidR="00987FA5">
          <w:t xml:space="preserve">input </w:t>
        </w:r>
      </w:ins>
      <w:r>
        <w:t xml:space="preserve">sample size </w:t>
      </w:r>
      <w:proofErr w:type="gramStart"/>
      <w:r>
        <w:t>can be used</w:t>
      </w:r>
      <w:proofErr w:type="gramEnd"/>
      <w:r>
        <w:t xml:space="preserve"> as a tool to evaluate the consequences of changing sampling effort or strategies. An additional consideration when evaluating the consequences of optimizing sampling effort is </w:t>
      </w:r>
      <w:ins w:id="29" w:author="Siskey, Matthew (DFW)" w:date="2023-08-28T17:15:00Z">
        <w:r w:rsidR="00442E7D">
          <w:t xml:space="preserve">whether </w:t>
        </w:r>
      </w:ins>
      <w:r>
        <w:t>the</w:t>
      </w:r>
      <w:ins w:id="30" w:author="Siskey, Matthew (DFW)" w:date="2023-08-28T17:15:00Z">
        <w:r w:rsidR="00442E7D">
          <w:t>re are species-specific</w:t>
        </w:r>
      </w:ins>
      <w:r>
        <w:t xml:space="preserve"> impacts </w:t>
      </w:r>
      <w:ins w:id="31" w:author="Siskey, Matthew (DFW)" w:date="2023-08-28T17:16:00Z">
        <w:r w:rsidR="00647C5E">
          <w:t xml:space="preserve">(e.g., </w:t>
        </w:r>
      </w:ins>
      <w:del w:id="32" w:author="Siskey, Matthew (DFW)" w:date="2023-08-28T17:16:00Z">
        <w:r w:rsidDel="00647C5E">
          <w:delText xml:space="preserve">on a species-specific basis to determine whether there </w:delText>
        </w:r>
      </w:del>
      <w:del w:id="33" w:author="Siskey, Matthew (DFW)" w:date="2023-08-28T17:17:00Z">
        <w:r w:rsidDel="003D1042">
          <w:delText xml:space="preserve">are </w:delText>
        </w:r>
      </w:del>
      <w:r>
        <w:t xml:space="preserve">life-history characteristics that minimize the impacts of </w:t>
      </w:r>
      <w:ins w:id="34" w:author="Siskey, Matthew (DFW)" w:date="2023-08-28T17:16:00Z">
        <w:r w:rsidR="00647C5E">
          <w:t xml:space="preserve">a </w:t>
        </w:r>
      </w:ins>
      <w:r>
        <w:t>reduction in sampling effort in one species compared to another</w:t>
      </w:r>
      <w:ins w:id="35" w:author="Siskey, Matthew (DFW)" w:date="2023-08-28T17:17:00Z">
        <w:r w:rsidR="006D6FDB">
          <w:t>)</w:t>
        </w:r>
      </w:ins>
      <w:r>
        <w:t>.</w:t>
      </w:r>
    </w:p>
    <w:p w14:paraId="12200AAF" w14:textId="628D4957"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w:t>
      </w:r>
      <w:del w:id="36" w:author="Siskey, Matthew (DFW)" w:date="2023-08-28T14:54:00Z">
        <w:r w:rsidDel="00987FA5">
          <w:delText xml:space="preserve">effective </w:delText>
        </w:r>
      </w:del>
      <w:ins w:id="37" w:author="Siskey, Matthew (DFW)" w:date="2023-08-28T14:54:00Z">
        <w:r w:rsidR="00987FA5">
          <w:t xml:space="preserve">input </w:t>
        </w:r>
      </w:ins>
      <w:r>
        <w:t xml:space="preserve">sample size as the primary statistic to evaluate uncertainty in the age and length composition data derived from AFSC bottom trawl surveys, we </w:t>
      </w:r>
      <w:del w:id="38" w:author="Siskey, Matthew (DFW)" w:date="2023-08-28T17:19:00Z">
        <w:r w:rsidDel="00B101A2">
          <w:delText xml:space="preserve">evaluated </w:delText>
        </w:r>
      </w:del>
      <w:ins w:id="39" w:author="Siskey, Matthew (DFW)" w:date="2023-08-28T17:19:00Z">
        <w:r w:rsidR="00B101A2">
          <w:t xml:space="preserve">addressed </w:t>
        </w:r>
      </w:ins>
      <w:del w:id="40" w:author="Siskey, Matthew (DFW)" w:date="2023-08-28T17:19:00Z">
        <w:r w:rsidDel="00B101A2">
          <w:delText xml:space="preserve">the impact of reduced sampling to answer </w:delText>
        </w:r>
      </w:del>
      <w:r>
        <w:t>four questions: 1) what is the impact of reduc</w:t>
      </w:r>
      <w:ins w:id="41" w:author="Siskey, Matthew (DFW)" w:date="2023-08-28T17:19:00Z">
        <w:r w:rsidR="00802E38">
          <w:t>ed</w:t>
        </w:r>
      </w:ins>
      <w:del w:id="42" w:author="Siskey, Matthew (DFW)" w:date="2023-08-28T17:19:00Z">
        <w:r w:rsidDel="00802E38">
          <w:delText>ing</w:delText>
        </w:r>
      </w:del>
      <w:r>
        <w:t xml:space="preserve"> sampling </w:t>
      </w:r>
      <w:del w:id="43" w:author="Siskey, Matthew (DFW)" w:date="2023-08-28T17:20:00Z">
        <w:r w:rsidDel="00802E38">
          <w:delText xml:space="preserve">in </w:delText>
        </w:r>
      </w:del>
      <w:ins w:id="44" w:author="Siskey, Matthew (DFW)" w:date="2023-08-28T17:20:00Z">
        <w:r w:rsidR="00802E38">
          <w:t xml:space="preserve">of </w:t>
        </w:r>
      </w:ins>
      <w:r>
        <w:t xml:space="preserve">length frequency </w:t>
      </w:r>
      <w:del w:id="45" w:author="Siskey, Matthew (DFW)" w:date="2023-08-28T17:21:00Z">
        <w:r w:rsidDel="00BC6AC0">
          <w:delText xml:space="preserve">sampling </w:delText>
        </w:r>
      </w:del>
      <w:ins w:id="46" w:author="Siskey, Matthew (DFW)" w:date="2023-08-28T17:21:00Z">
        <w:r w:rsidR="00BC6AC0">
          <w:t xml:space="preserve">information </w:t>
        </w:r>
      </w:ins>
      <w:r>
        <w:t>(including sex determination sampling) and the subsequent expansion to age composition on the uncertainty in the composition data?; 2) what is the impact of reduc</w:t>
      </w:r>
      <w:ins w:id="47" w:author="Siskey, Matthew (DFW)" w:date="2023-08-28T17:22:00Z">
        <w:r w:rsidR="00133ECD">
          <w:t>ed</w:t>
        </w:r>
      </w:ins>
      <w:del w:id="48" w:author="Siskey, Matthew (DFW)" w:date="2023-08-28T17:22:00Z">
        <w:r w:rsidDel="00133ECD">
          <w:delText>ing</w:delText>
        </w:r>
      </w:del>
      <w:r>
        <w:t xml:space="preserve"> sampling for age </w:t>
      </w:r>
      <w:ins w:id="49" w:author="Siskey, Matthew (DFW)" w:date="2023-08-28T17:22:00Z">
        <w:r w:rsidR="00DE2B3F">
          <w:t xml:space="preserve">information </w:t>
        </w:r>
      </w:ins>
      <w:r>
        <w:t xml:space="preserve">on uncertainty in age composition data?; 3) </w:t>
      </w:r>
      <w:r w:rsidR="00E36C28">
        <w:t xml:space="preserve">are current sampling levels at </w:t>
      </w:r>
      <w:r>
        <w:t xml:space="preserve">a point of diminishing returns </w:t>
      </w:r>
      <w:r w:rsidR="00E36C28">
        <w:t>and can we decrease sampling intensities for age and length without appreciably increasing uncertainty</w:t>
      </w:r>
      <w:r>
        <w:t xml:space="preserve">?; and 4) are </w:t>
      </w:r>
      <w:r>
        <w:lastRenderedPageBreak/>
        <w:t>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50" w:name="methods"/>
      <w:bookmarkEnd w:id="2"/>
      <w:r>
        <w:t>M</w:t>
      </w:r>
      <w:r w:rsidR="00585513">
        <w:t>aterials and m</w:t>
      </w:r>
      <w:r>
        <w:t>ethods</w:t>
      </w:r>
    </w:p>
    <w:p w14:paraId="7ED910CB" w14:textId="77777777" w:rsidR="00CD027C" w:rsidRDefault="00CA1586">
      <w:pPr>
        <w:pStyle w:val="Heading2"/>
      </w:pPr>
      <w:bookmarkStart w:id="51" w:name="Xb58604b313a9f7e443735419bf250356041b4b3"/>
      <w:r>
        <w:t>Computing length and age composition from bottom trawl survey data</w:t>
      </w:r>
    </w:p>
    <w:p w14:paraId="6866495C" w14:textId="13B5A7D6" w:rsidR="00CD027C" w:rsidRDefault="00CA1586" w:rsidP="000E3E29">
      <w:pPr>
        <w:pStyle w:val="FirstParagraph"/>
        <w:ind w:firstLine="720"/>
      </w:pPr>
      <w:r>
        <w:t xml:space="preserve">Data collection for each AFSC GAP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w:t>
      </w:r>
      <w:proofErr w:type="gramStart"/>
      <w:r>
        <w:t>are generally synchronized</w:t>
      </w:r>
      <w:proofErr w:type="gramEnd"/>
      <w:r>
        <w:t xml:space="preserve"> between these surveys.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w:t>
      </w:r>
      <w:commentRangeStart w:id="52"/>
      <w:r>
        <w:t xml:space="preserve">Additionally, a subsample of </w:t>
      </w:r>
      <w:ins w:id="53" w:author="Ben.Williams" w:date="2023-09-01T07:07:00Z">
        <w:r w:rsidR="00311AA3">
          <w:t xml:space="preserve">these </w:t>
        </w:r>
      </w:ins>
      <w:r>
        <w:t xml:space="preserve">fish </w:t>
      </w:r>
      <w:del w:id="54" w:author="Siskey, Matthew (DFW)" w:date="2023-08-28T17:25:00Z">
        <w:r w:rsidDel="00A0078D">
          <w:delText>are</w:delText>
        </w:r>
      </w:del>
      <w:proofErr w:type="gramStart"/>
      <w:ins w:id="55" w:author="Siskey, Matthew (DFW)" w:date="2023-08-28T17:25:00Z">
        <w:r w:rsidR="00A0078D">
          <w:t>is</w:t>
        </w:r>
      </w:ins>
      <w:r>
        <w:t xml:space="preserve"> processed</w:t>
      </w:r>
      <w:proofErr w:type="gramEnd"/>
      <w:r>
        <w:t xml:space="preserve"> at sea to collect their sex, length, weight, and sagittal otoliths</w:t>
      </w:r>
      <w:commentRangeEnd w:id="52"/>
      <w:r w:rsidR="00E2647E">
        <w:rPr>
          <w:rStyle w:val="CommentReference"/>
        </w:rPr>
        <w:commentReference w:id="52"/>
      </w:r>
      <w:r>
        <w:t xml:space="preserve">. These otoliths </w:t>
      </w:r>
      <w:proofErr w:type="gramStart"/>
      <w:r>
        <w:t>are returned</w:t>
      </w:r>
      <w:proofErr w:type="gramEnd"/>
      <w:r>
        <w:t xml:space="preserve">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w:t>
      </w:r>
      <w:r>
        <w:lastRenderedPageBreak/>
        <w:t xml:space="preserve">process, this </w:t>
      </w:r>
      <w:proofErr w:type="gramStart"/>
      <w:r>
        <w:t>is often referred</w:t>
      </w:r>
      <w:proofErr w:type="gramEnd"/>
      <w:r>
        <w:t xml:space="preserve"> to as the ‘first stage expansion’ and it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w:t>
      </w:r>
      <w:r w:rsidR="004F711F">
        <w:t>To expand the species-specific length frequency samples to 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p>
    <w:p w14:paraId="643E9A9A" w14:textId="77777777" w:rsidR="004F711F" w:rsidRDefault="004511DC"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0BDE94D" w14:textId="31E1669D" w:rsidR="004F711F" w:rsidRDefault="004F711F" w:rsidP="004F711F">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w:t>
      </w:r>
      <w:proofErr w:type="spellStart"/>
      <w:r>
        <w:t>ecies</w:t>
      </w:r>
      <w:proofErr w:type="spellEnd"/>
      <w:r>
        <w:t>-specific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20AC0345" w14:textId="77777777" w:rsidR="004F711F" w:rsidRDefault="004511DC"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2</m:t>
              </m:r>
            </m:e>
          </m:d>
        </m:oMath>
      </m:oMathPara>
    </w:p>
    <w:p w14:paraId="02062ECF" w14:textId="09BEE22F" w:rsidR="004F711F" w:rsidRDefault="004F711F" w:rsidP="004F711F">
      <w:pPr>
        <w:pStyle w:val="FirstParagraph"/>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423E6C47" w14:textId="77777777" w:rsidR="004F711F" w:rsidRDefault="004511DC"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r>
            <w:rPr>
              <w:rFonts w:ascii="Cambria Math" w:hAnsi="Cambria Math"/>
            </w:rPr>
            <m:t>  </m:t>
          </m:r>
          <m:d>
            <m:dPr>
              <m:ctrlPr>
                <w:rPr>
                  <w:rFonts w:ascii="Cambria Math" w:hAnsi="Cambria Math"/>
                </w:rPr>
              </m:ctrlPr>
            </m:dPr>
            <m:e>
              <m:r>
                <w:rPr>
                  <w:rFonts w:ascii="Cambria Math" w:hAnsi="Cambria Math"/>
                </w:rPr>
                <m:t>3</m:t>
              </m:r>
            </m:e>
          </m:d>
        </m:oMath>
      </m:oMathPara>
    </w:p>
    <w:p w14:paraId="6FCCB8A8" w14:textId="77777777" w:rsidR="004F711F" w:rsidRDefault="004F711F" w:rsidP="004F711F">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We note that at the AFSC the length bins are 1 cm, however, the </w:t>
      </w:r>
      <w:r>
        <w:lastRenderedPageBreak/>
        <w:t>formulae here are flexible to other binning structures (for example, 2cm or 5 cm bins). Finally, the expanded population abundance-at-length is obtained by multiplying the overall population numbers within the strata (equation (1)), the relative catch per unit effort of each haul (equation (2)), and the sex-specific relative length composition (equation (3)) with</w:t>
      </w:r>
    </w:p>
    <w:p w14:paraId="1BD50636" w14:textId="68EE9675" w:rsidR="004F711F" w:rsidRDefault="004511DC"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4</m:t>
              </m:r>
            </m:e>
          </m:d>
        </m:oMath>
      </m:oMathPara>
    </w:p>
    <w:p w14:paraId="2C0609DF" w14:textId="16C9A1E2" w:rsidR="00C136D7" w:rsidRDefault="00CA1586" w:rsidP="00741D04">
      <w:pPr>
        <w:pStyle w:val="BodyText"/>
      </w:pPr>
      <w:r>
        <w:t xml:space="preserve">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w:t>
      </w:r>
      <w:proofErr w:type="gramStart"/>
      <w:r>
        <w:t>can also</w:t>
      </w:r>
      <w:proofErr w:type="gramEnd"/>
      <w:r>
        <w:t xml:space="preserve"> be summed to any sub-region level.</w:t>
      </w:r>
      <w:r w:rsidR="006C16B7">
        <w:t xml:space="preserve"> We note that this formulation is </w:t>
      </w:r>
      <w:r w:rsidR="00193A23">
        <w:t>equivalent to the design-based length composition expansion used in Stewart and Hamel (2014)</w:t>
      </w:r>
      <w:r w:rsidR="00A527BF">
        <w:t>. The</w:t>
      </w:r>
      <w:r w:rsidR="00193A23">
        <w:t xml:space="preserve"> only difference </w:t>
      </w:r>
      <w:proofErr w:type="gramStart"/>
      <w:r w:rsidR="00A527BF">
        <w:t>is found</w:t>
      </w:r>
      <w:proofErr w:type="gramEnd"/>
      <w:r w:rsidR="00A527BF">
        <w:t xml:space="preserve"> in</w:t>
      </w:r>
      <w:r w:rsidR="00193A23">
        <w:t xml:space="preserve"> multiplying the sex-specific relative length composition (equation (4)) by the relative catch-per-unit-effort for each haul (equation (2)) in equation (4)</w:t>
      </w:r>
      <w:r w:rsidR="00A527BF">
        <w:t xml:space="preserve"> here</w:t>
      </w:r>
      <w:r w:rsidR="00193A23">
        <w:t>, where Stewart and Hamel (2014) multiply the sex-specific relative length composition by the predicted number of fish in a haul</w:t>
      </w:r>
      <w:r w:rsidR="00A527BF">
        <w:t>.</w:t>
      </w:r>
    </w:p>
    <w:p w14:paraId="183C120A" w14:textId="6B2608BD" w:rsidR="00C136D7" w:rsidRDefault="00CA1586" w:rsidP="00C136D7">
      <w:pPr>
        <w:pStyle w:val="BodyText"/>
        <w:ind w:firstLine="720"/>
      </w:pPr>
      <w:r>
        <w:t xml:space="preserve">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w:t>
      </w:r>
      <w:r w:rsidR="00C136D7">
        <w:t>, referred to as the ‘second stage expansion’</w:t>
      </w:r>
      <w:r>
        <w:t xml:space="preserve">. </w:t>
      </w:r>
      <w:r w:rsidR="00C136D7">
        <w:t xml:space="preserve">In the second stage </w:t>
      </w:r>
      <w:r w:rsidR="004F711F">
        <w:t>expansion,</w:t>
      </w:r>
      <w:r w:rsidR="00C136D7">
        <w:t xml:space="preserve"> the sex-specific estimates of population abundance-at-length (from equation (4)) </w:t>
      </w:r>
      <w:proofErr w:type="gramStart"/>
      <w:r w:rsidR="00C136D7">
        <w:t>are used</w:t>
      </w:r>
      <w:proofErr w:type="gramEnd"/>
      <w:r w:rsidR="00C136D7">
        <w:t xml:space="preserve"> to estimate sex-specific population abundance-at-age. The </w:t>
      </w:r>
      <w:del w:id="56" w:author="Siskey, Matthew (DFW)" w:date="2023-08-28T17:36:00Z">
        <w:r w:rsidR="00C136D7" w:rsidDel="000C6054">
          <w:delText xml:space="preserve">annual </w:delText>
        </w:r>
      </w:del>
      <w:r w:rsidR="004F711F">
        <w:t xml:space="preserve">age </w:t>
      </w:r>
      <w:r w:rsidR="00C136D7">
        <w:t>specimen</w:t>
      </w:r>
      <w:ins w:id="57" w:author="Siskey, Matthew (DFW)" w:date="2023-08-28T17:36:00Z">
        <w:r w:rsidR="000C6054">
          <w:t>s</w:t>
        </w:r>
      </w:ins>
      <w:r w:rsidR="00C136D7">
        <w:t xml:space="preserve"> collected </w:t>
      </w:r>
      <w:ins w:id="58" w:author="Siskey, Matthew (DFW)" w:date="2023-08-28T17:36:00Z">
        <w:r w:rsidR="000C6054">
          <w:t xml:space="preserve">annually </w:t>
        </w:r>
      </w:ins>
      <w:r w:rsidR="00C136D7">
        <w:t xml:space="preserve">during the survey, which include observations of age-at-length, </w:t>
      </w:r>
      <w:proofErr w:type="gramStart"/>
      <w:r w:rsidR="00C136D7">
        <w:t>are first populated</w:t>
      </w:r>
      <w:proofErr w:type="gramEnd"/>
      <w:r w:rsidR="00C136D7">
        <w:t xml:space="preserve">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w:t>
      </w:r>
      <w:r w:rsidR="00C136D7">
        <w:lastRenderedPageBreak/>
        <w:t xml:space="preserve">at-age and length </w:t>
      </w:r>
      <w:proofErr w:type="gramStart"/>
      <w:r w:rsidR="00C136D7">
        <w:t>are converted</w:t>
      </w:r>
      <w:proofErr w:type="gramEnd"/>
      <w:r w:rsidR="00C136D7">
        <w:t xml:space="preserve"> to sex-specific proportions of age-at-length (i.e., age-length key) with</w:t>
      </w:r>
    </w:p>
    <w:p w14:paraId="538CB6F7" w14:textId="77777777" w:rsidR="00C136D7" w:rsidRDefault="004511DC"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5</m:t>
              </m:r>
            </m:e>
          </m:d>
        </m:oMath>
      </m:oMathPara>
    </w:p>
    <w:p w14:paraId="5853F773" w14:textId="77777777" w:rsidR="00C136D7" w:rsidRDefault="00C136D7" w:rsidP="00C136D7">
      <w:pPr>
        <w:pStyle w:val="FirstParagraph"/>
      </w:pPr>
      <w:r>
        <w:t xml:space="preserve">The proportions of age-at-length </w:t>
      </w:r>
      <w:proofErr w:type="gramStart"/>
      <w:r>
        <w:t>are then expanded</w:t>
      </w:r>
      <w:proofErr w:type="gramEnd"/>
      <w:r>
        <w:t xml:space="preserve"> to population abundance-at-age with</w:t>
      </w:r>
    </w:p>
    <w:p w14:paraId="2848C8D3" w14:textId="77777777" w:rsidR="00C136D7" w:rsidRDefault="004511DC"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5CEACFD6" w14:textId="3E344917" w:rsidR="00CD027C" w:rsidRDefault="00C136D7" w:rsidP="000E3E29">
      <w:pPr>
        <w:pStyle w:val="BodyText"/>
        <w:ind w:firstLine="720"/>
      </w:pPr>
      <w:proofErr w:type="gramStart"/>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 Further details on t</w:t>
      </w:r>
      <w:r w:rsidR="00CA1586">
        <w:t xml:space="preserve">he specific methods the AFSC uses to expand length and age samples to abundance </w:t>
      </w:r>
      <w:proofErr w:type="gramStart"/>
      <w:r w:rsidR="00CA1586">
        <w:t>are shown</w:t>
      </w:r>
      <w:proofErr w:type="gramEnd"/>
      <w:r w:rsidR="00CA1586">
        <w:t xml:space="preserve"> in </w:t>
      </w:r>
      <w:proofErr w:type="spellStart"/>
      <w:r w:rsidR="00CA1586">
        <w:t>Hulson</w:t>
      </w:r>
      <w:proofErr w:type="spellEnd"/>
      <w:r w:rsidR="00CA1586">
        <w:t xml:space="preserve"> et al. (2023).</w:t>
      </w:r>
      <w:ins w:id="59" w:author="Siskey, Matthew (DFW)" w:date="2023-08-28T17:37:00Z">
        <w:r w:rsidR="004B6D96">
          <w:t xml:space="preserve"> </w:t>
        </w:r>
      </w:ins>
      <w:r w:rsidR="00CA1586">
        <w:t xml:space="preserve">The stocks selected for this analysis </w:t>
      </w:r>
      <w:ins w:id="60" w:author="Ben.Williams" w:date="2023-08-31T13:53:00Z">
        <w:r w:rsidR="00416704">
          <w:t xml:space="preserve">(Table 1) </w:t>
        </w:r>
      </w:ins>
      <w:proofErr w:type="gramStart"/>
      <w:r w:rsidR="00CA1586">
        <w:t xml:space="preserve">are </w:t>
      </w:r>
      <w:del w:id="61" w:author="Ben.Williams" w:date="2023-08-31T13:53:00Z">
        <w:r w:rsidR="00CA1586" w:rsidDel="00416704">
          <w:delText xml:space="preserve">presented in Table 1 and were selected because </w:delText>
        </w:r>
      </w:del>
      <w:r w:rsidR="00CA1586">
        <w:t xml:space="preserve">all </w:t>
      </w:r>
      <w:del w:id="62" w:author="Ben.Williams" w:date="2023-08-31T13:54:00Z">
        <w:r w:rsidR="00CA1586" w:rsidDel="00416704">
          <w:delText xml:space="preserve">are </w:delText>
        </w:r>
      </w:del>
      <w:r w:rsidR="00CA1586">
        <w:t>assessed</w:t>
      </w:r>
      <w:proofErr w:type="gramEnd"/>
      <w:r w:rsidR="00CA1586">
        <w:t xml:space="preserve"> by the AFSC with statistical catch-at-age models and have corresponding expanded age and/or length composition estimates from the respective bottom trawl surveys.</w:t>
      </w:r>
      <w:r w:rsidR="00021574">
        <w:t xml:space="preserve"> The number of hauls in which these stocks were present, and </w:t>
      </w:r>
      <w:del w:id="63" w:author="Siskey, Matthew (DFW)" w:date="2023-08-28T17:38:00Z">
        <w:r w:rsidR="00021574" w:rsidDel="00542CD2">
          <w:delText xml:space="preserve">within these </w:delText>
        </w:r>
      </w:del>
      <w:r w:rsidR="00021574">
        <w:t xml:space="preserve">the number of </w:t>
      </w:r>
      <w:ins w:id="64" w:author="Siskey, Matthew (DFW)" w:date="2023-08-28T17:38:00Z">
        <w:r w:rsidR="00542CD2">
          <w:t xml:space="preserve">those </w:t>
        </w:r>
      </w:ins>
      <w:r w:rsidR="00021574">
        <w:t xml:space="preserve">hauls sampled for length frequency and age specimen data, </w:t>
      </w:r>
      <w:proofErr w:type="gramStart"/>
      <w:r w:rsidR="00021574">
        <w:t>are shown</w:t>
      </w:r>
      <w:proofErr w:type="gramEnd"/>
      <w:r w:rsidR="00021574">
        <w:t xml:space="preserve"> in Supplementary Material Table S1.</w:t>
      </w:r>
      <w:ins w:id="65" w:author="Siskey, Matthew (DFW)" w:date="2023-08-28T17:38:00Z">
        <w:r w:rsidR="00542CD2">
          <w:t xml:space="preserve"> </w:t>
        </w:r>
      </w:ins>
      <w:r w:rsidR="002D0DB4">
        <w:t xml:space="preserve">It </w:t>
      </w:r>
      <w:proofErr w:type="gramStart"/>
      <w:r w:rsidR="002D0DB4">
        <w:t>was noted</w:t>
      </w:r>
      <w:proofErr w:type="gramEnd"/>
      <w:r w:rsidR="002D0DB4">
        <w:t xml:space="preserve"> in </w:t>
      </w:r>
      <w:proofErr w:type="spellStart"/>
      <w:r w:rsidR="002D0DB4">
        <w:t>Siskey</w:t>
      </w:r>
      <w:proofErr w:type="spellEnd"/>
      <w:r w:rsidR="002D0DB4">
        <w:t xml:space="preserve"> et al. (2023) that</w:t>
      </w:r>
      <w:ins w:id="66" w:author="Siskey, Matthew (DFW)" w:date="2023-08-28T17:38:00Z">
        <w:r w:rsidR="00F62D38">
          <w:t>,</w:t>
        </w:r>
      </w:ins>
      <w:r w:rsidR="002D0DB4">
        <w:t xml:space="preserve"> </w:t>
      </w:r>
      <w:ins w:id="67" w:author="Siskey, Matthew (DFW)" w:date="2023-08-28T17:38:00Z">
        <w:r w:rsidR="00F62D38">
          <w:t xml:space="preserve">for some of </w:t>
        </w:r>
        <w:del w:id="68" w:author="Ben.Williams" w:date="2023-08-31T13:54:00Z">
          <w:r w:rsidR="00F62D38" w:rsidDel="00416704">
            <w:delText xml:space="preserve">the </w:delText>
          </w:r>
        </w:del>
        <w:r w:rsidR="00F62D38">
          <w:t xml:space="preserve">these stocks, </w:t>
        </w:r>
      </w:ins>
      <w:r w:rsidR="002D0DB4">
        <w:t>there were some age-length pairs in the AFSC age specimen data where the length was not reflected in the length frequency data</w:t>
      </w:r>
      <w:del w:id="69" w:author="Siskey, Matthew (DFW)" w:date="2023-08-28T17:38:00Z">
        <w:r w:rsidR="002D0DB4" w:rsidDel="00F62D38">
          <w:delText xml:space="preserve"> for some of these stocks</w:delText>
        </w:r>
      </w:del>
      <w:r w:rsidR="002D0DB4">
        <w:t xml:space="preserve">. </w:t>
      </w:r>
      <w:ins w:id="70" w:author="Siskey, Matthew (DFW)" w:date="2023-08-28T17:39:00Z">
        <w:r w:rsidR="005A0884">
          <w:t xml:space="preserve">This also occurred </w:t>
        </w:r>
      </w:ins>
      <w:del w:id="71" w:author="Siskey, Matthew (DFW)" w:date="2023-08-28T17:39:00Z">
        <w:r w:rsidR="002D0DB4" w:rsidDel="005A0884">
          <w:delText>I</w:delText>
        </w:r>
      </w:del>
      <w:ins w:id="72" w:author="Siskey, Matthew (DFW)" w:date="2023-08-28T17:39:00Z">
        <w:r w:rsidR="005A0884">
          <w:t>i</w:t>
        </w:r>
      </w:ins>
      <w:r w:rsidR="002D0DB4">
        <w:t xml:space="preserve">n the data used </w:t>
      </w:r>
      <w:del w:id="73" w:author="Siskey, Matthew (DFW)" w:date="2023-08-28T17:39:00Z">
        <w:r w:rsidR="002D0DB4" w:rsidDel="005A0884">
          <w:delText xml:space="preserve">in </w:delText>
        </w:r>
      </w:del>
      <w:ins w:id="74" w:author="Siskey, Matthew (DFW)" w:date="2023-08-28T17:39:00Z">
        <w:r w:rsidR="005A0884">
          <w:t xml:space="preserve">for </w:t>
        </w:r>
      </w:ins>
      <w:r w:rsidR="002D0DB4">
        <w:t>this analysis</w:t>
      </w:r>
      <w:ins w:id="75" w:author="Meaghan.Bryan" w:date="2023-08-22T15:45:00Z">
        <w:del w:id="76" w:author="Siskey, Matthew (DFW)" w:date="2023-08-28T17:39:00Z">
          <w:r w:rsidR="00D13589" w:rsidDel="005A0884">
            <w:delText>,</w:delText>
          </w:r>
        </w:del>
      </w:ins>
      <w:del w:id="77" w:author="Siskey, Matthew (DFW)" w:date="2023-08-28T17:39:00Z">
        <w:r w:rsidR="002D0DB4" w:rsidDel="005A0884">
          <w:delText xml:space="preserve"> this also occurred</w:delText>
        </w:r>
      </w:del>
      <w:del w:id="78" w:author="Meaghan.Bryan" w:date="2023-08-22T15:45:00Z">
        <w:r w:rsidR="002D0DB4" w:rsidDel="00D13589">
          <w:delText xml:space="preserve">, </w:delText>
        </w:r>
      </w:del>
      <w:ins w:id="79" w:author="Meaghan.Bryan" w:date="2023-08-22T15:45:00Z">
        <w:r w:rsidR="00D13589">
          <w:t xml:space="preserve">; </w:t>
        </w:r>
      </w:ins>
      <w:r w:rsidR="002D0DB4">
        <w:t>however, the age-length pair</w:t>
      </w:r>
      <w:ins w:id="80" w:author="Siskey, Matthew (DFW)" w:date="2023-08-28T17:39:00Z">
        <w:r w:rsidR="00020065">
          <w:t>s</w:t>
        </w:r>
      </w:ins>
      <w:r w:rsidR="002D0DB4">
        <w:t xml:space="preserve"> that </w:t>
      </w:r>
      <w:del w:id="81" w:author="Siskey, Matthew (DFW)" w:date="2023-08-28T17:39:00Z">
        <w:r w:rsidR="002D0DB4" w:rsidDel="00020065">
          <w:delText xml:space="preserve">was </w:delText>
        </w:r>
      </w:del>
      <w:ins w:id="82" w:author="Siskey, Matthew (DFW)" w:date="2023-08-28T17:39:00Z">
        <w:r w:rsidR="00020065">
          <w:t>were</w:t>
        </w:r>
      </w:ins>
      <w:ins w:id="83" w:author="Siskey, Matthew (DFW)" w:date="2023-08-28T17:40:00Z">
        <w:r w:rsidR="00020065">
          <w:t xml:space="preserve"> </w:t>
        </w:r>
      </w:ins>
      <w:r w:rsidR="002D0DB4">
        <w:t xml:space="preserve">dropped in the subsequent age-length key and the second stage expansion represented a fraction of a percent of the total age specimen data for all of the stocks investigated (not exceeding 0.53% of the total age specimen data for any given stock). </w:t>
      </w:r>
      <w:r w:rsidR="00CA1586">
        <w:t xml:space="preserve">Historical data for each survey </w:t>
      </w:r>
      <w:proofErr w:type="gramStart"/>
      <w:r w:rsidR="00CA1586">
        <w:t>were used</w:t>
      </w:r>
      <w:proofErr w:type="gramEnd"/>
      <w:r w:rsidR="00CA1586">
        <w:t xml:space="preserve"> in this analysis to show results that reflect the consequences of sub-sampling. To show the recent sampling magnitudes, the average length and age sample sizes from the most recent three survey years for the stocks selected </w:t>
      </w:r>
      <w:proofErr w:type="gramStart"/>
      <w:r w:rsidR="00CA1586">
        <w:t>are shown</w:t>
      </w:r>
      <w:proofErr w:type="gramEnd"/>
      <w:r w:rsidR="00CA1586">
        <w:t xml:space="preserve"> in Table 1.</w:t>
      </w:r>
    </w:p>
    <w:p w14:paraId="3734276C" w14:textId="77777777" w:rsidR="000E3E29" w:rsidRDefault="000E3E29" w:rsidP="000E3E29">
      <w:pPr>
        <w:pStyle w:val="BodyText"/>
      </w:pPr>
    </w:p>
    <w:p w14:paraId="66D93C8A" w14:textId="77777777" w:rsidR="00CD027C" w:rsidRDefault="00CA1586">
      <w:pPr>
        <w:pStyle w:val="Heading2"/>
      </w:pPr>
      <w:bookmarkStart w:id="84" w:name="simulation-bootstrap-framework"/>
      <w:bookmarkEnd w:id="51"/>
      <w:r>
        <w:t>Simulation-Bootstrap framework</w:t>
      </w:r>
    </w:p>
    <w:p w14:paraId="36F45FF6" w14:textId="3ACDF78C" w:rsidR="00CD027C" w:rsidRDefault="000E3E29" w:rsidP="000E3E29">
      <w:pPr>
        <w:pStyle w:val="FirstParagraph"/>
      </w:pPr>
      <w:r>
        <w:tab/>
      </w:r>
      <w:r w:rsidR="00CA1586">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t>
      </w:r>
      <w:proofErr w:type="gramStart"/>
      <w:r w:rsidR="00CA1586">
        <w:t>was performed</w:t>
      </w:r>
      <w:proofErr w:type="gramEnd"/>
      <w:r w:rsidR="00CA1586">
        <w:t xml:space="preserve"> either with replacement (</w:t>
      </w:r>
      <w:proofErr w:type="spellStart"/>
      <w:r w:rsidR="00CA1586">
        <w:t>wr</w:t>
      </w:r>
      <w:proofErr w:type="spellEnd"/>
      <w:r w:rsidR="00CA1586">
        <w:t>) or without replacement (</w:t>
      </w:r>
      <w:proofErr w:type="spellStart"/>
      <w:r w:rsidR="00CA1586">
        <w:t>wor</w:t>
      </w:r>
      <w:proofErr w:type="spellEnd"/>
      <w:r w:rsidR="00CA1586">
        <w:t>) depending on the needs of a particular protocol.</w:t>
      </w:r>
      <w:r w:rsidR="00022F34">
        <w:t xml:space="preserve"> With replacement was used to evaluate the uncertainty for a full sample set (for example, for the full set of hauls, lengths, and ages) </w:t>
      </w:r>
      <w:del w:id="85" w:author="Siskey, Matthew (DFW)" w:date="2023-08-29T09:30:00Z">
        <w:r w:rsidR="00022F34" w:rsidDel="00AA0392">
          <w:delText xml:space="preserve">where </w:delText>
        </w:r>
      </w:del>
      <w:ins w:id="86" w:author="Siskey, Matthew (DFW)" w:date="2023-08-29T09:30:00Z">
        <w:r w:rsidR="00AA0392">
          <w:t xml:space="preserve">while </w:t>
        </w:r>
      </w:ins>
      <w:r w:rsidR="00022F34">
        <w:t>without replacement was used when sub-sampling from a set of samples</w:t>
      </w:r>
      <w:r w:rsidR="0051081A">
        <w:t xml:space="preserve"> at a pre-determined level</w:t>
      </w:r>
      <w:r w:rsidR="00022F34">
        <w:t xml:space="preserve"> (for example, when sub-sampling </w:t>
      </w:r>
      <w:ins w:id="87" w:author="Siskey, Matthew (DFW)" w:date="2023-08-29T09:30:00Z">
        <w:r w:rsidR="00AA0392">
          <w:t xml:space="preserve">hauls </w:t>
        </w:r>
      </w:ins>
      <w:r w:rsidR="00022F34">
        <w:t>for length frequency and age observations</w:t>
      </w:r>
      <w:r w:rsidR="0051081A">
        <w:t xml:space="preserve"> to investigate the consequences of reductions in sampling effort</w:t>
      </w:r>
      <w:r w:rsidR="00022F34">
        <w:t>).</w:t>
      </w:r>
      <w:r w:rsidR="00CA1586">
        <w:t xml:space="preserve"> Functions to run the sampling protocols </w:t>
      </w:r>
      <w:proofErr w:type="gramStart"/>
      <w:r w:rsidR="00CA1586">
        <w:t>were developed</w:t>
      </w:r>
      <w:proofErr w:type="gramEnd"/>
      <w:r w:rsidR="00CA1586">
        <w:t xml:space="preserve">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t>
      </w:r>
      <w:proofErr w:type="spellStart"/>
      <w:r>
        <w:t>wr</w:t>
      </w:r>
      <w:proofErr w:type="spellEnd"/>
      <w:r>
        <w:t>)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t>
      </w:r>
      <w:proofErr w:type="spellStart"/>
      <w:r>
        <w:t>wr</w:t>
      </w:r>
      <w:proofErr w:type="spellEnd"/>
      <w:r>
        <w:t>).</w:t>
      </w:r>
    </w:p>
    <w:p w14:paraId="3C7A87E8" w14:textId="703CDBB0" w:rsidR="00CD027C" w:rsidRDefault="00CA1586">
      <w:pPr>
        <w:pStyle w:val="Compact"/>
        <w:numPr>
          <w:ilvl w:val="0"/>
          <w:numId w:val="22"/>
        </w:numPr>
      </w:pPr>
      <w:r>
        <w:t>From the resampled lengths in step 2, subset the haul-specific length samples (</w:t>
      </w:r>
      <w:proofErr w:type="spellStart"/>
      <w:r>
        <w:t>wor</w:t>
      </w:r>
      <w:proofErr w:type="spellEnd"/>
      <w:r>
        <w:t>) at the pre-determined sub</w:t>
      </w:r>
      <w:r w:rsidR="0051081A">
        <w:t>-</w:t>
      </w:r>
      <w:r>
        <w:t>sampling level</w:t>
      </w:r>
      <w:r w:rsidR="0051081A">
        <w:t xml:space="preserve"> (for either sex-specific or total length samples)</w:t>
      </w:r>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t>
      </w:r>
      <w:proofErr w:type="spellStart"/>
      <w:r>
        <w:t>wr</w:t>
      </w:r>
      <w:proofErr w:type="spellEnd"/>
      <w:r>
        <w:t>).</w:t>
      </w:r>
    </w:p>
    <w:p w14:paraId="073EA447" w14:textId="5105F980" w:rsidR="00CD027C" w:rsidRDefault="00CA1586">
      <w:pPr>
        <w:pStyle w:val="Compact"/>
        <w:numPr>
          <w:ilvl w:val="0"/>
          <w:numId w:val="22"/>
        </w:numPr>
      </w:pPr>
      <w:r>
        <w:lastRenderedPageBreak/>
        <w:t>From the resampled ages in step 5, subset the total ages sampled (</w:t>
      </w:r>
      <w:proofErr w:type="spellStart"/>
      <w:r>
        <w:t>wor</w:t>
      </w:r>
      <w:proofErr w:type="spellEnd"/>
      <w:r>
        <w:t>) at pre-determined sub</w:t>
      </w:r>
      <w:r w:rsidR="0051081A">
        <w:t>-</w:t>
      </w:r>
      <w:r>
        <w:t>sampling level.</w:t>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4659B6C8"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r w:rsidR="0051081A">
        <w:t>-</w:t>
      </w:r>
      <w:r>
        <w:t>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r w:rsidR="0051081A">
        <w:t>-</w:t>
      </w:r>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w:t>
      </w:r>
      <w:proofErr w:type="spellStart"/>
      <w:r>
        <w:t>hs</w:t>
      </w:r>
      <w:proofErr w:type="spellEnd"/>
      <w:r>
        <w:t xml:space="preserve"> in step 2 is taken without replacement</w:t>
      </w:r>
      <w:del w:id="88" w:author="Siskey, Matthew (DFW)" w:date="2023-08-29T09:35:00Z">
        <w:r w:rsidDel="00DC20B8">
          <w:delText xml:space="preserve">, </w:delText>
        </w:r>
      </w:del>
      <w:ins w:id="89" w:author="Siskey, Matthew (DFW)" w:date="2023-08-29T09:35:00Z">
        <w:r w:rsidR="00DC20B8">
          <w:t xml:space="preserve">; </w:t>
        </w:r>
      </w:ins>
      <w:r>
        <w:t xml:space="preserve">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r w:rsidR="00302D97">
        <w:t xml:space="preserve">We evaluated the impacts of sub-sampling of length frequency and age specimen collections at two different levels, either at the haul level (for length frequency), or at the survey total level (for age specimen collections). </w:t>
      </w:r>
      <w:r>
        <w:t>We set the sub</w:t>
      </w:r>
      <w:r w:rsidR="0051081A">
        <w:t>-</w:t>
      </w:r>
      <w:r>
        <w:t>sampling level for length frequency at numbers per haul to evaluate the AFSC length sampling design</w:t>
      </w:r>
      <w:r w:rsidR="00302D97">
        <w:t xml:space="preserve">, as the effort expended by survey staff to </w:t>
      </w:r>
      <w:ins w:id="90" w:author="Siskey, Matthew (DFW)" w:date="2023-08-29T09:36:00Z">
        <w:r w:rsidR="00DE74AA">
          <w:t xml:space="preserve">measure </w:t>
        </w:r>
      </w:ins>
      <w:r w:rsidR="00302D97">
        <w:t>length and determine sex of a fish is most important at the haul level</w:t>
      </w:r>
      <w:r>
        <w:t>. Additionally, to subsample ages, we reduced the proportion of the total number of ages sampled in step 6 to evaluate the consequences of reductions in overall age sampling</w:t>
      </w:r>
      <w:r w:rsidR="002B5BE5">
        <w:t>. We evaluated age specimen sampling at the total survey level</w:t>
      </w:r>
      <w:r w:rsidR="002B5BE5" w:rsidDel="002B5BE5">
        <w:t xml:space="preserve"> </w:t>
      </w:r>
      <w:r w:rsidR="002B5BE5">
        <w:t>b</w:t>
      </w:r>
      <w:r>
        <w:t>ecause the number of otoliths collected per haul for age analysis is typically small</w:t>
      </w:r>
      <w:r w:rsidR="002B5BE5">
        <w:t xml:space="preserve"> and an important consideration for the level of age sampling is the total number of ages read at an age reading laboratory</w:t>
      </w:r>
      <w:ins w:id="91" w:author="Ben.Williams" w:date="2023-09-01T06:42:00Z">
        <w:r w:rsidR="00C14535">
          <w:t xml:space="preserve"> (i.e. more otolith samples are collected than aged)</w:t>
        </w:r>
      </w:ins>
      <w:r>
        <w:t xml:space="preserve">. The bootstrap-simulation repeated steps 1-7 iteratively for each length and age subsample level, </w:t>
      </w:r>
      <w:r>
        <w:lastRenderedPageBreak/>
        <w:t xml:space="preserve">providing iterated population abundance-at-length and age </w:t>
      </w:r>
      <w:del w:id="92" w:author="Ben.Williams" w:date="2023-09-01T06:43:00Z">
        <w:r w:rsidDel="0062704A">
          <w:delText>that was then compared</w:delText>
        </w:r>
      </w:del>
      <w:ins w:id="93" w:author="Ben.Williams" w:date="2023-09-01T06:43:00Z">
        <w:r w:rsidR="0062704A">
          <w:t>for comparison</w:t>
        </w:r>
      </w:ins>
      <w:r>
        <w:t xml:space="preserve"> to the population abundance-at-length and age calculated from the original data.</w:t>
      </w:r>
    </w:p>
    <w:p w14:paraId="2D7EB7F3" w14:textId="4FCDC810" w:rsidR="00CD027C" w:rsidRDefault="00CA1586" w:rsidP="000E3E29">
      <w:pPr>
        <w:pStyle w:val="BodyText"/>
        <w:ind w:firstLine="720"/>
      </w:pPr>
      <w:r>
        <w:t xml:space="preserve">The length subsample levels </w:t>
      </w:r>
      <w:del w:id="94" w:author="Ben.Williams" w:date="2023-09-01T06:44:00Z">
        <w:r w:rsidDel="0062704A">
          <w:delText xml:space="preserve">that we </w:delText>
        </w:r>
      </w:del>
      <w:r>
        <w:t xml:space="preserve">evaluated from the </w:t>
      </w:r>
      <w:proofErr w:type="gramStart"/>
      <w:r>
        <w:t>full length</w:t>
      </w:r>
      <w:proofErr w:type="gramEnd"/>
      <w:r>
        <w:t xml:space="preserve"> frequency collections were 50, 100, 150, 200, and 250 samples per haul.</w:t>
      </w:r>
      <w:r w:rsidR="00F11F51">
        <w:t xml:space="preserve"> Using the GOA stocks as an example, we </w:t>
      </w:r>
      <w:del w:id="95" w:author="Ben.Williams" w:date="2023-09-01T06:45:00Z">
        <w:r w:rsidR="00F11F51" w:rsidDel="0062704A">
          <w:delText xml:space="preserve">also </w:delText>
        </w:r>
      </w:del>
      <w:r w:rsidR="00F11F51">
        <w:t xml:space="preserve">evaluated the impact of </w:t>
      </w:r>
      <w:del w:id="96" w:author="Ben.Williams" w:date="2023-09-01T06:45:00Z">
        <w:r w:rsidR="00F11F51" w:rsidDel="0062704A">
          <w:delText xml:space="preserve">different </w:delText>
        </w:r>
      </w:del>
      <w:ins w:id="97" w:author="Ben.Williams" w:date="2023-09-01T06:45:00Z">
        <w:r w:rsidR="0062704A">
          <w:t>binning</w:t>
        </w:r>
        <w:r w:rsidR="0062704A">
          <w:t xml:space="preserve"> </w:t>
        </w:r>
      </w:ins>
      <w:r w:rsidR="00F11F51">
        <w:t xml:space="preserve">length composition </w:t>
      </w:r>
      <w:del w:id="98" w:author="Ben.Williams" w:date="2023-09-01T06:45:00Z">
        <w:r w:rsidR="00F11F51" w:rsidDel="0062704A">
          <w:delText>binning for</w:delText>
        </w:r>
      </w:del>
      <w:ins w:id="99" w:author="Ben.Williams" w:date="2023-09-01T06:45:00Z">
        <w:r w:rsidR="0062704A">
          <w:t>data at</w:t>
        </w:r>
      </w:ins>
      <w:r w:rsidR="00F11F51">
        <w:t xml:space="preserve"> 2 cm and 5 cm length bins, as well as the impact of sub-sampling for lengths at a sub-regional scale (for the western, central, and eastern GOA).</w:t>
      </w:r>
      <w:r>
        <w:t xml:space="preserve"> The age subsample levels </w:t>
      </w:r>
      <w:del w:id="100" w:author="Ben.Williams" w:date="2023-09-01T06:46:00Z">
        <w:r w:rsidDel="0062704A">
          <w:delText xml:space="preserve">that we </w:delText>
        </w:r>
      </w:del>
      <w:r>
        <w:t xml:space="preserve">evaluated from the full age specimen collections were 25%, 50%, 75%, and 90% of the total number of ages collected in any given survey year. </w:t>
      </w:r>
      <w:del w:id="101" w:author="Ben.Williams" w:date="2023-09-01T06:47:00Z">
        <w:r w:rsidDel="0062704A">
          <w:delText xml:space="preserve">We also ran </w:delText>
        </w:r>
      </w:del>
      <w:ins w:id="102" w:author="Ben.Williams" w:date="2023-09-01T06:46:00Z">
        <w:r w:rsidR="0062704A">
          <w:t>T</w:t>
        </w:r>
      </w:ins>
      <w:del w:id="103" w:author="Ben.Williams" w:date="2023-09-01T06:46:00Z">
        <w:r w:rsidDel="0062704A">
          <w:delText>t</w:delText>
        </w:r>
      </w:del>
      <w:r>
        <w:t xml:space="preserve">he bootstrap-simulation </w:t>
      </w:r>
      <w:ins w:id="104" w:author="Ben.Williams" w:date="2023-09-01T06:47:00Z">
        <w:r w:rsidR="0062704A">
          <w:t xml:space="preserve">was run </w:t>
        </w:r>
      </w:ins>
      <w:r>
        <w:t xml:space="preserve">for the full number of length frequency and age specimen collections without </w:t>
      </w:r>
      <w:proofErr w:type="spellStart"/>
      <w:r>
        <w:t>subsetting</w:t>
      </w:r>
      <w:proofErr w:type="spellEnd"/>
      <w:r>
        <w:t xml:space="preserve"> to compare the base level uncertainty with the uncertainty observed as a result of sub-sampling. We ran the bootstrap-simulation for 500 iterations, the level at which variability in results did not increase</w:t>
      </w:r>
      <w:r w:rsidR="00F11F51">
        <w:t xml:space="preserve"> (see Supplementary Figure S1)</w:t>
      </w:r>
      <w:r>
        <w:t xml:space="preserve">. The bootstrap-simulation </w:t>
      </w:r>
      <w:proofErr w:type="gramStart"/>
      <w:r>
        <w:t>was developed</w:t>
      </w:r>
      <w:proofErr w:type="gramEnd"/>
      <w:r>
        <w:t xml:space="preserve"> in R (R Core Team 2022) and is available via GitHub as an R package (</w:t>
      </w:r>
      <w:hyperlink r:id="rId11">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105" w:name="computing-input-sample-size"/>
      <w:bookmarkEnd w:id="84"/>
      <w:r>
        <w:t>Computing input sample size</w:t>
      </w:r>
    </w:p>
    <w:p w14:paraId="5C31F393" w14:textId="21DDC331" w:rsidR="00CD027C" w:rsidRDefault="002B5BE5" w:rsidP="000E3E29">
      <w:pPr>
        <w:pStyle w:val="FirstParagraph"/>
        <w:ind w:firstLine="720"/>
      </w:pPr>
      <w:r>
        <w:t>Realized</w:t>
      </w:r>
      <w:r w:rsidR="00CA1586">
        <w:t xml:space="preserve"> sample size, as introduced </w:t>
      </w:r>
      <w:r>
        <w:t>in Appendix 2 of</w:t>
      </w:r>
      <w:r w:rsidR="00CA1586">
        <w:t xml:space="preserve"> McAllister and </w:t>
      </w:r>
      <w:proofErr w:type="spellStart"/>
      <w:r w:rsidR="00CA1586">
        <w:t>Ianelli</w:t>
      </w:r>
      <w:proofErr w:type="spellEnd"/>
      <w:r w:rsidR="00CA1586">
        <w:t xml:space="preserve"> (1997), is a statistic that can </w:t>
      </w:r>
      <w:r w:rsidR="006F3C78">
        <w:t xml:space="preserve">approximate </w:t>
      </w:r>
      <w:r w:rsidR="00CA1586">
        <w:t>the level of intra-haul correlation in age and length composition samples</w:t>
      </w:r>
      <w:r w:rsidR="006F3C78">
        <w:t xml:space="preserve"> that can be used in several error structures when fitting composition data in stock assessments (e.g., multinomial, </w:t>
      </w:r>
      <w:proofErr w:type="spellStart"/>
      <w:r w:rsidR="006F3C78">
        <w:t>Dirichlet</w:t>
      </w:r>
      <w:proofErr w:type="spellEnd"/>
      <w:r w:rsidR="006F3C78">
        <w:t xml:space="preserve">, and </w:t>
      </w:r>
      <w:proofErr w:type="spellStart"/>
      <w:r w:rsidR="006F3C78">
        <w:t>Dirichlet-Mulinomial</w:t>
      </w:r>
      <w:proofErr w:type="spellEnd"/>
      <w:r w:rsidR="006F3C78">
        <w:t>)</w:t>
      </w:r>
      <w:r w:rsidR="00CA1586">
        <w:t xml:space="preserve">. </w:t>
      </w:r>
      <w:proofErr w:type="gramStart"/>
      <w:r w:rsidR="00CA1586">
        <w:t>It is also a statistic that</w:t>
      </w:r>
      <w:proofErr w:type="gramEnd"/>
      <w:r w:rsidR="00CA1586">
        <w:t xml:space="preserve"> can </w:t>
      </w:r>
      <w:ins w:id="106" w:author="Ben.Williams" w:date="2023-09-01T06:48:00Z">
        <w:r w:rsidR="0062704A">
          <w:t xml:space="preserve">be used to </w:t>
        </w:r>
      </w:ins>
      <w:r w:rsidR="00CA1586">
        <w:t xml:space="preserve">evaluate the amount of uncertainty in estimated composition data compared to observed composition data. </w:t>
      </w:r>
      <w:r>
        <w:t xml:space="preserve">Realized </w:t>
      </w:r>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w:t>
      </w:r>
      <w:proofErr w:type="gramStart"/>
      <w:r w:rsidR="00CA1586">
        <w:t>is given</w:t>
      </w:r>
      <w:proofErr w:type="gramEnd"/>
      <w:r w:rsidR="00CA1586">
        <w:t xml:space="preserve"> by</w:t>
      </w:r>
    </w:p>
    <w:p w14:paraId="035A3941" w14:textId="5E83837F" w:rsidR="00CD027C" w:rsidRDefault="004511DC">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375326D7" w14:textId="7D3B1784" w:rsidR="00CD027C" w:rsidRDefault="00CA1586">
      <w:pPr>
        <w:pStyle w:val="FirstParagraph"/>
      </w:pPr>
      <w:proofErr w:type="gramStart"/>
      <w:r>
        <w:lastRenderedPageBreak/>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w:t>
      </w:r>
      <w:del w:id="107" w:author="Siskey, Matthew (DFW)" w:date="2023-08-29T09:47:00Z">
        <w:r w:rsidDel="003C5DAD">
          <w:delText>n</w:delText>
        </w:r>
      </w:del>
      <w:r>
        <w:t>teration-</w:t>
      </w:r>
      <w:proofErr w:type="spellStart"/>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w:t>
      </w:r>
      <w:proofErr w:type="gramStart"/>
      <w:r>
        <w:t>bootstrap-simulation</w:t>
      </w:r>
      <w:proofErr w:type="gramEnd"/>
      <w:r>
        <w:t xml:space="preserve">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w:t>
      </w:r>
      <w:proofErr w:type="spellStart"/>
      <w:r>
        <w:t>uation</w:t>
      </w:r>
      <w:proofErr w:type="spellEnd"/>
      <w:r>
        <w:t xml:space="preserve"> (</w:t>
      </w:r>
      <w:r w:rsidR="0053139E">
        <w:t>7</w:t>
      </w:r>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r w:rsidR="0053139E">
        <w:t>realized</w:t>
      </w:r>
      <w:r>
        <w:t xml:space="preserve"> sample size that indicated the change in uncertainty caused by sub-sampling length frequency and age specimen data. A larger </w:t>
      </w:r>
      <w:r w:rsidR="0053139E">
        <w:t>realized</w:t>
      </w:r>
      <w:r>
        <w:t xml:space="preserve"> sample size indicates higher certainty in the iterated composition estimates, while lower </w:t>
      </w:r>
      <w:r w:rsidR="0053139E">
        <w:t>realized</w:t>
      </w:r>
      <w:r>
        <w:t xml:space="preserve"> sample size indicates less certainty.</w:t>
      </w:r>
    </w:p>
    <w:p w14:paraId="0C05D0BD" w14:textId="18985412" w:rsidR="00CD027C" w:rsidRDefault="00CA1586" w:rsidP="000E3E29">
      <w:pPr>
        <w:pStyle w:val="BodyText"/>
        <w:ind w:firstLine="720"/>
      </w:pPr>
      <w:r>
        <w:t xml:space="preserve">The </w:t>
      </w:r>
      <w:ins w:id="108" w:author="Ben.Williams" w:date="2023-09-01T06:50:00Z">
        <w:r w:rsidR="0062704A">
          <w:t xml:space="preserve">annual realized sample sizes across iterations were summarized using the </w:t>
        </w:r>
      </w:ins>
      <w:r>
        <w:t>harmonic mean</w:t>
      </w:r>
      <w:del w:id="109" w:author="Ben.Williams" w:date="2023-09-01T06:50:00Z">
        <w:r w:rsidDel="0062704A">
          <w:delText xml:space="preserve"> was used to summarize these annual </w:delText>
        </w:r>
        <w:r w:rsidR="0053139E" w:rsidDel="0062704A">
          <w:delText>realized</w:delText>
        </w:r>
        <w:r w:rsidDel="0062704A">
          <w:delText xml:space="preserve"> sample sizes across iterations</w:delText>
        </w:r>
      </w:del>
      <w:r>
        <w:t xml:space="preserve">.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w:t>
      </w:r>
      <w:r w:rsidR="0053139E">
        <w:t>realized</w:t>
      </w:r>
      <w:r>
        <w:t xml:space="preserve"> sample size’ (iterated </w:t>
      </w:r>
      <w:r>
        <w:rPr>
          <w:i/>
          <w:iCs/>
        </w:rPr>
        <w:t>R</w:t>
      </w:r>
      <w:r>
        <w:t xml:space="preserve">) to refer to the </w:t>
      </w:r>
      <w:r w:rsidR="0053139E">
        <w:t xml:space="preserve">realized </w:t>
      </w:r>
      <w:r>
        <w:t xml:space="preserve">sample sizes computed for each iteration of the bootstrap-simulation </w:t>
      </w:r>
      <w:commentRangeStart w:id="110"/>
      <w:r>
        <w:t xml:space="preserve">from (1), </w:t>
      </w:r>
      <w:commentRangeEnd w:id="110"/>
      <w:r w:rsidR="0062704A">
        <w:rPr>
          <w:rStyle w:val="CommentReference"/>
        </w:rPr>
        <w:commentReference w:id="110"/>
      </w:r>
      <w:r>
        <w:t xml:space="preserve">and we use the term ‘input sample size’ (ISS) to refer to the harmonic mean of the iterated </w:t>
      </w:r>
      <w:r w:rsidR="0053139E">
        <w:t xml:space="preserve">realized </w:t>
      </w:r>
      <w:r>
        <w:t>sample sizes.</w:t>
      </w:r>
    </w:p>
    <w:p w14:paraId="7AE54AC3" w14:textId="77777777" w:rsidR="00555495" w:rsidRDefault="00CA1586" w:rsidP="000E3E29">
      <w:pPr>
        <w:pStyle w:val="BodyText"/>
        <w:ind w:firstLine="720"/>
        <w:rPr>
          <w:ins w:id="111" w:author="Siskey, Matthew (DFW)" w:date="2023-08-29T09:55:00Z"/>
        </w:rPr>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w:t>
      </w:r>
      <w:r>
        <w:lastRenderedPageBreak/>
        <w:t xml:space="preserve">uncertainty due to reductions in sub-sampling rates. </w:t>
      </w:r>
      <w:ins w:id="112" w:author="Siskey, Matthew (DFW)" w:date="2023-08-29T09:55:00Z">
        <w:r w:rsidR="00555495">
          <w:t xml:space="preserve">To further explore and compare the general relationship between </w:t>
        </w:r>
        <w:proofErr w:type="gramStart"/>
        <w:r w:rsidR="00555495">
          <w:t>reduction</w:t>
        </w:r>
        <w:proofErr w:type="gramEnd"/>
        <w:r w:rsidR="00555495">
          <w:t xml:space="preserve"> in relative ISS due to reduction in sampling for age composition, we fit a linear model to these data by sex for each species type and survey region, while presenting the relative ISS for each stock evaluated. </w:t>
        </w:r>
      </w:ins>
    </w:p>
    <w:p w14:paraId="562592D7" w14:textId="738A883C" w:rsidR="00CD027C" w:rsidRDefault="00CA1586" w:rsidP="000E3E29">
      <w:pPr>
        <w:pStyle w:val="BodyText"/>
        <w:ind w:firstLine="720"/>
      </w:pPr>
      <w:r>
        <w:t xml:space="preserve">To provide general results for illustration of trends we display the ISS and relative ISS by species type (flatfish, </w:t>
      </w:r>
      <w:proofErr w:type="spellStart"/>
      <w:r>
        <w:t>gadid</w:t>
      </w:r>
      <w:proofErr w:type="spellEnd"/>
      <w:r>
        <w:t>, and rockfish)</w:t>
      </w:r>
      <w:r w:rsidR="00FE79D5">
        <w:t xml:space="preserve"> and across survey regions (AI, EBS, and GOA)</w:t>
      </w:r>
      <w:r>
        <w:t xml:space="preserve"> </w:t>
      </w:r>
      <w:r w:rsidR="00FE79D5">
        <w:t xml:space="preserve">using </w:t>
      </w:r>
      <w:r>
        <w:t>box-plots (which include the median, inter-quartile range, and 95th percentile range). Thus, when species type results are shown they are grouped across the stocks within that species type (as indicated in Table 1)</w:t>
      </w:r>
      <w:r w:rsidR="00FE79D5">
        <w:t xml:space="preserve"> and across the survey regions</w:t>
      </w:r>
      <w:r>
        <w:t>.</w:t>
      </w:r>
      <w:ins w:id="113" w:author="Ben.Williams" w:date="2023-09-01T06:55:00Z">
        <w:r w:rsidR="00012743">
          <w:t xml:space="preserve"> Additionally, </w:t>
        </w:r>
      </w:ins>
      <w:ins w:id="114" w:author="Ben.Williams" w:date="2023-09-01T06:57:00Z">
        <w:r w:rsidR="00012743">
          <w:t xml:space="preserve">species-aggregated plots for the GOA </w:t>
        </w:r>
        <w:proofErr w:type="gramStart"/>
        <w:r w:rsidR="00012743">
          <w:t>are presented</w:t>
        </w:r>
        <w:proofErr w:type="gramEnd"/>
        <w:r w:rsidR="00012743">
          <w:t xml:space="preserve"> that show the influence of length </w:t>
        </w:r>
      </w:ins>
      <w:ins w:id="115" w:author="Ben.Williams" w:date="2023-09-01T06:58:00Z">
        <w:r w:rsidR="00012743">
          <w:t>composition</w:t>
        </w:r>
      </w:ins>
      <w:ins w:id="116" w:author="Ben.Williams" w:date="2023-09-01T06:57:00Z">
        <w:r w:rsidR="00012743">
          <w:t xml:space="preserve"> bins and sub-regional </w:t>
        </w:r>
      </w:ins>
      <w:del w:id="117" w:author="Ben.Williams" w:date="2023-09-01T06:54:00Z">
        <w:r w:rsidDel="00012743">
          <w:delText xml:space="preserve"> </w:delText>
        </w:r>
      </w:del>
      <w:ins w:id="118" w:author="Ben.Williams" w:date="2023-09-01T06:58:00Z">
        <w:r w:rsidR="00012743">
          <w:t xml:space="preserve">scale analyses. </w:t>
        </w:r>
      </w:ins>
      <w:commentRangeStart w:id="119"/>
      <w:del w:id="120" w:author="Ben.Williams" w:date="2023-09-01T06:54:00Z">
        <w:r w:rsidR="00FE79D5" w:rsidDel="00012743">
          <w:delText>To evaluate if the results of length frequency sub-sampling were sensitive to the length composition bin structure, we also included length composition bins of 2 cm and 5 cm for comparison with the base case of 1 cm bins using the stocks in the GOA as an example</w:delText>
        </w:r>
      </w:del>
      <w:r w:rsidR="00FE79D5">
        <w:t xml:space="preserve">. </w:t>
      </w:r>
      <w:commentRangeEnd w:id="119"/>
      <w:r w:rsidR="00012743">
        <w:rPr>
          <w:rStyle w:val="CommentReference"/>
        </w:rPr>
        <w:commentReference w:id="119"/>
      </w:r>
      <w:del w:id="121" w:author="Ben.Williams" w:date="2023-09-01T06:55:00Z">
        <w:r w:rsidR="00FE79D5" w:rsidDel="00012743">
          <w:delText xml:space="preserve">Additionally, to evaluate whether the results of length frequency sub-sampling were sensitive to the spatial scale, we included </w:delText>
        </w:r>
      </w:del>
      <w:ins w:id="122" w:author="Siskey, Matthew (DFW)" w:date="2023-08-28T12:51:00Z">
        <w:del w:id="123" w:author="Ben.Williams" w:date="2023-09-01T06:55:00Z">
          <w:r w:rsidR="00950721" w:rsidDel="00012743">
            <w:delText xml:space="preserve">an </w:delText>
          </w:r>
        </w:del>
      </w:ins>
      <w:del w:id="124" w:author="Ben.Williams" w:date="2023-09-01T06:55:00Z">
        <w:r w:rsidR="00FE79D5" w:rsidDel="00012743">
          <w:delText xml:space="preserve">analysis that evaluated subsampling at the sub-regional scale within the GOA as an example (for the Western, Central, and Eastern GOA sub-regions). </w:delText>
        </w:r>
      </w:del>
      <w:r w:rsidR="00FE79D5">
        <w:t xml:space="preserve"> </w:t>
      </w:r>
      <w:commentRangeStart w:id="125"/>
      <w:del w:id="126" w:author="Siskey, Matthew (DFW)" w:date="2023-08-29T09:55:00Z">
        <w:r w:rsidDel="00555495">
          <w:delTex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delText>
        </w:r>
        <w:r w:rsidR="00FE79D5" w:rsidDel="00555495">
          <w:delText xml:space="preserve"> </w:delText>
        </w:r>
      </w:del>
      <w:commentRangeEnd w:id="125"/>
      <w:r w:rsidR="00555495">
        <w:rPr>
          <w:rStyle w:val="CommentReference"/>
        </w:rPr>
        <w:commentReference w:id="125"/>
      </w:r>
      <w:r w:rsidR="00FE79D5">
        <w:t xml:space="preserve">Finally, while the primary metric of this study was ISS, as an indication of </w:t>
      </w:r>
      <w:r w:rsidR="00103D27">
        <w:t xml:space="preserve">changes to uncertainty due to sub-sampling, we also evaluated relative bias in sex-specific mean length and the sex ratio as additional metrics. In this case, relative bias was computed as the relative bias </w:t>
      </w:r>
      <w:r w:rsidR="00103D27">
        <w:lastRenderedPageBreak/>
        <w:t>between the full dataset mean length (</w:t>
      </w:r>
      <w:proofErr w:type="gramStart"/>
      <w:r w:rsidR="00103D27">
        <w:t>or</w:t>
      </w:r>
      <w:proofErr w:type="gramEnd"/>
      <w:r w:rsidR="00103D27">
        <w:t xml:space="preserve"> sex ratio) and the sub-sampled dataset mean length (or se</w:t>
      </w:r>
      <w:ins w:id="127" w:author="Siskey, Matthew (DFW)" w:date="2023-08-29T09:55:00Z">
        <w:r w:rsidR="00E04E8E">
          <w:t>x</w:t>
        </w:r>
      </w:ins>
      <w:del w:id="128" w:author="Siskey, Matthew (DFW)" w:date="2023-08-29T09:55:00Z">
        <w:r w:rsidR="00103D27" w:rsidDel="00E04E8E">
          <w:delText>c</w:delText>
        </w:r>
      </w:del>
      <w:r w:rsidR="00103D27">
        <w:t xml:space="preserve"> ratio).</w:t>
      </w:r>
    </w:p>
    <w:p w14:paraId="7A7F1413" w14:textId="77777777" w:rsidR="000E3E29" w:rsidRDefault="000E3E29" w:rsidP="000E3E29">
      <w:pPr>
        <w:pStyle w:val="BodyText"/>
      </w:pPr>
    </w:p>
    <w:p w14:paraId="78321229" w14:textId="77777777" w:rsidR="00CD027C" w:rsidRDefault="00CA1586">
      <w:pPr>
        <w:pStyle w:val="Heading1"/>
      </w:pPr>
      <w:bookmarkStart w:id="129" w:name="results"/>
      <w:bookmarkEnd w:id="50"/>
      <w:bookmarkEnd w:id="105"/>
      <w:r>
        <w:t>Results</w:t>
      </w:r>
    </w:p>
    <w:p w14:paraId="33EFB970" w14:textId="07EE5530"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t>
      </w:r>
      <w:proofErr w:type="gramStart"/>
      <w:r>
        <w:t>was observed</w:t>
      </w:r>
      <w:proofErr w:type="gramEnd"/>
      <w:r>
        <w:t xml:space="preserve"> across all regions, stocks, and sex categories evaluated (</w:t>
      </w:r>
      <w:r w:rsidR="009520E7">
        <w:t xml:space="preserve">region- and stock-specific results are shown in </w:t>
      </w:r>
      <w:r>
        <w:t>Supplementary Material Figures S</w:t>
      </w:r>
      <w:r w:rsidR="009520E7">
        <w:t>2</w:t>
      </w:r>
      <w:r>
        <w:t>–S</w:t>
      </w:r>
      <w:r w:rsidR="009520E7">
        <w:t>4</w:t>
      </w:r>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t>
      </w:r>
      <w:proofErr w:type="gramStart"/>
      <w:r>
        <w:t>were observed</w:t>
      </w:r>
      <w:proofErr w:type="gramEnd"/>
      <w:r>
        <w:t xml:space="preserve"> (e.g., flatfish, including </w:t>
      </w:r>
      <w:proofErr w:type="spellStart"/>
      <w:r>
        <w:t>arrowtooth</w:t>
      </w:r>
      <w:proofErr w:type="spellEnd"/>
      <w:r>
        <w:t xml:space="preserve"> flounder and yellowfin sole). If the magnitudes were different, female length composition ISS was consistently larger than male length composition ISS; </w:t>
      </w:r>
      <w:commentRangeStart w:id="130"/>
      <w:r>
        <w:t xml:space="preserve">this same result was not replicated for the </w:t>
      </w:r>
      <w:proofErr w:type="spellStart"/>
      <w:r>
        <w:t>gadid</w:t>
      </w:r>
      <w:proofErr w:type="spellEnd"/>
      <w:r>
        <w:t xml:space="preserve"> and rockfish stocks, where the sex-specific ISS were relatively similar</w:t>
      </w:r>
      <w:commentRangeEnd w:id="130"/>
      <w:r w:rsidR="00012743">
        <w:rPr>
          <w:rStyle w:val="CommentReference"/>
        </w:rPr>
        <w:commentReference w:id="130"/>
      </w:r>
      <w:r>
        <w:t>. While the magnitude of length composition ISS was species type</w:t>
      </w:r>
      <w:ins w:id="131" w:author="Siskey, Matthew (DFW)" w:date="2023-08-29T10:21:00Z">
        <w:r w:rsidR="00250CF8">
          <w:t>-</w:t>
        </w:r>
      </w:ins>
      <w:r>
        <w:t>, stock</w:t>
      </w:r>
      <w:ins w:id="132" w:author="Siskey, Matthew (DFW)" w:date="2023-08-29T10:21:00Z">
        <w:r w:rsidR="00250CF8">
          <w:t>-</w:t>
        </w:r>
      </w:ins>
      <w:r>
        <w:t xml:space="preserve">,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w:t>
      </w:r>
      <w:r w:rsidR="004A3980">
        <w:t>Using the full age specimen samples while changing the sub-sampling case for length frequency</w:t>
      </w:r>
      <w:r>
        <w:t xml:space="preserve">, the magnitude of age composition ISS for all stocks within </w:t>
      </w:r>
      <w:r>
        <w:lastRenderedPageBreak/>
        <w:t xml:space="preserve">each region was unaffected by length sub-sampling </w:t>
      </w:r>
      <w:r w:rsidR="004A3980">
        <w:t xml:space="preserve">across the length frequency haul level sub-sampling cases evaluated </w:t>
      </w:r>
      <w:r>
        <w:t>(bottom panels of Figure 2).</w:t>
      </w:r>
      <w:r w:rsidR="00B00AD3">
        <w:t xml:space="preserve"> We note that the magnitude of length composition ISS ranged from five to ten times the magnitude of age composition ISS for flatfish and </w:t>
      </w:r>
      <w:proofErr w:type="spellStart"/>
      <w:r w:rsidR="00B00AD3">
        <w:t>gadids</w:t>
      </w:r>
      <w:proofErr w:type="spellEnd"/>
      <w:r w:rsidR="00B00AD3">
        <w:t>, and two to three times the magnitude of age composition ISS for rockfish (</w:t>
      </w:r>
      <w:r w:rsidR="009520E7">
        <w:t xml:space="preserve">comparing the top and bottom panels of </w:t>
      </w:r>
      <w:r w:rsidR="00B00AD3">
        <w:t xml:space="preserve">Figure 2). </w:t>
      </w:r>
    </w:p>
    <w:p w14:paraId="0EA9D1FC" w14:textId="4E19AA68" w:rsidR="00CD027C" w:rsidRDefault="00CA1586" w:rsidP="000E3E29">
      <w:pPr>
        <w:pStyle w:val="BodyText"/>
        <w:ind w:firstLine="720"/>
      </w:pPr>
      <w:r>
        <w:t xml:space="preserve">As the haul </w:t>
      </w:r>
      <w:proofErr w:type="gramStart"/>
      <w:r>
        <w:t>level</w:t>
      </w:r>
      <w:proofErr w:type="gramEnd"/>
      <w:r>
        <w:t xml:space="preserve"> length frequency sub-sampling </w:t>
      </w:r>
      <w:commentRangeStart w:id="133"/>
      <w:del w:id="134" w:author="Siskey, Matthew (DFW)" w:date="2023-08-29T10:27:00Z">
        <w:r w:rsidDel="00FC6D53">
          <w:delText xml:space="preserve">level </w:delText>
        </w:r>
      </w:del>
      <w:ins w:id="135" w:author="Siskey, Matthew (DFW)" w:date="2023-08-29T10:27:00Z">
        <w:r w:rsidR="00FC6D53">
          <w:t xml:space="preserve">rate </w:t>
        </w:r>
      </w:ins>
      <w:commentRangeEnd w:id="133"/>
      <w:ins w:id="136" w:author="Siskey, Matthew (DFW)" w:date="2023-08-29T10:36:00Z">
        <w:r w:rsidR="006D2555">
          <w:rPr>
            <w:rStyle w:val="CommentReference"/>
          </w:rPr>
          <w:commentReference w:id="133"/>
        </w:r>
      </w:ins>
      <w:r>
        <w:t>decreased the</w:t>
      </w:r>
      <w:r w:rsidR="009520E7">
        <w:t xml:space="preserve"> length composition</w:t>
      </w:r>
      <w:r>
        <w:t xml:space="preserve"> relative ISS also decreased (</w:t>
      </w:r>
      <w:r w:rsidR="009520E7">
        <w:t>to</w:t>
      </w:r>
      <w:ins w:id="137" w:author="Siskey, Matthew (DFW)" w:date="2023-08-29T10:27:00Z">
        <w:r w:rsidR="00FC6D53">
          <w:t>p</w:t>
        </w:r>
      </w:ins>
      <w:r w:rsidR="009520E7">
        <w:t xml:space="preserve"> panels of </w:t>
      </w:r>
      <w:r>
        <w:t xml:space="preserve">Figure 3). This decrease in </w:t>
      </w:r>
      <w:r w:rsidR="009520E7">
        <w:t xml:space="preserve">length composition </w:t>
      </w:r>
      <w:r>
        <w:t xml:space="preserve">relative ISS was exhibited by all stocks evaluated, </w:t>
      </w:r>
      <w:r w:rsidR="00BE7F65">
        <w:t xml:space="preserve">and </w:t>
      </w:r>
      <w:r>
        <w:t xml:space="preserve">although the magnitude of decrease was region- and </w:t>
      </w:r>
      <w:proofErr w:type="gramStart"/>
      <w:r>
        <w:t>stock-specific</w:t>
      </w:r>
      <w:proofErr w:type="gramEnd"/>
      <w:r w:rsidR="00BE7F65">
        <w:t xml:space="preserve"> the results were consistent across regions and stocks</w:t>
      </w:r>
      <w:r>
        <w:t xml:space="preserve"> (</w:t>
      </w:r>
      <w:r w:rsidR="009520E7">
        <w:t xml:space="preserve">region- and stock-specific results are shown in </w:t>
      </w:r>
      <w:r>
        <w:t>Supplementary Material Figures S</w:t>
      </w:r>
      <w:r w:rsidR="009520E7">
        <w:t>5</w:t>
      </w:r>
      <w:r>
        <w:t>–S</w:t>
      </w:r>
      <w:r w:rsidR="009520E7">
        <w:t>7</w:t>
      </w:r>
      <w:r>
        <w:t>). For sub-sampling levels of 150 and greater</w:t>
      </w:r>
      <w:r w:rsidR="009520E7">
        <w:t xml:space="preserve"> lengths measured per haul</w:t>
      </w:r>
      <w:r>
        <w:t>, the variability in length composition relative ISS was small and consistent across all the species types and survey regions evaluated.</w:t>
      </w:r>
      <w:r w:rsidR="00BE7F65">
        <w:t xml:space="preserve"> Across the length frequency sub-sampling levels evaluated the age composition relative ISS </w:t>
      </w:r>
      <w:proofErr w:type="gramStart"/>
      <w:r w:rsidR="00BE7F65">
        <w:t xml:space="preserve">was minimally </w:t>
      </w:r>
      <w:del w:id="138" w:author="Siskey, Matthew (DFW)" w:date="2023-08-29T10:29:00Z">
        <w:r w:rsidR="00BE7F65" w:rsidDel="007873C8">
          <w:delText>effected</w:delText>
        </w:r>
      </w:del>
      <w:ins w:id="139" w:author="Siskey, Matthew (DFW)" w:date="2023-08-29T10:29:00Z">
        <w:r w:rsidR="007873C8">
          <w:t>affected</w:t>
        </w:r>
      </w:ins>
      <w:proofErr w:type="gramEnd"/>
      <w:r w:rsidR="00BE7F65">
        <w:t xml:space="preserve"> by the magnitude of sub-sampling in the length frequency data used for the first stage expansion (bottom panels of Figure 3).</w:t>
      </w:r>
    </w:p>
    <w:p w14:paraId="23E97149" w14:textId="5F3195FE" w:rsidR="00CD027C" w:rsidRDefault="00CA1586" w:rsidP="000E3E29">
      <w:pPr>
        <w:pStyle w:val="BodyText"/>
        <w:ind w:firstLine="720"/>
      </w:pPr>
      <w:r>
        <w:t>While the magnitude of decrease in the length composition relative ISS was survey region- and sex-specific, none of the stocks decreased below 50%, and most stocks did not decrease below 60% (</w:t>
      </w:r>
      <w:r w:rsidR="00BE7F65">
        <w:t xml:space="preserve">top panels of </w:t>
      </w:r>
      <w:r>
        <w:t xml:space="preserve">Figure 3). The range in the length composition annual relative ISS across the sex categories evaluated either included or was above 90% for length frequency sub-sampling levels greater than 100 fish per haul. EBS walleye </w:t>
      </w:r>
      <w:proofErr w:type="spellStart"/>
      <w:r>
        <w:t>pollock</w:t>
      </w:r>
      <w:proofErr w:type="spellEnd"/>
      <w:r>
        <w:t xml:space="preserve"> </w:t>
      </w:r>
      <w:ins w:id="140" w:author="Ben.Williams" w:date="2023-09-01T07:22:00Z">
        <w:r w:rsidR="00272BF3">
          <w:t>(</w:t>
        </w:r>
        <w:proofErr w:type="spellStart"/>
        <w:r w:rsidR="00272BF3" w:rsidRPr="00272BF3">
          <w:rPr>
            <w:i/>
            <w:rPrChange w:id="141" w:author="Ben.Williams" w:date="2023-09-01T07:22:00Z">
              <w:rPr/>
            </w:rPrChange>
          </w:rPr>
          <w:t>Gadus</w:t>
        </w:r>
        <w:proofErr w:type="spellEnd"/>
        <w:r w:rsidR="00272BF3" w:rsidRPr="00272BF3">
          <w:rPr>
            <w:i/>
            <w:rPrChange w:id="142" w:author="Ben.Williams" w:date="2023-09-01T07:22:00Z">
              <w:rPr/>
            </w:rPrChange>
          </w:rPr>
          <w:t xml:space="preserve"> </w:t>
        </w:r>
        <w:proofErr w:type="spellStart"/>
        <w:r w:rsidR="00272BF3" w:rsidRPr="00272BF3">
          <w:rPr>
            <w:i/>
            <w:rPrChange w:id="143" w:author="Ben.Williams" w:date="2023-09-01T07:22:00Z">
              <w:rPr/>
            </w:rPrChange>
          </w:rPr>
          <w:t>chalcogrammus</w:t>
        </w:r>
        <w:proofErr w:type="spellEnd"/>
        <w:r w:rsidR="00272BF3">
          <w:t xml:space="preserve">) </w:t>
        </w:r>
      </w:ins>
      <w:r>
        <w:t>was the one exception (Figure S</w:t>
      </w:r>
      <w:r w:rsidR="004B6FEB">
        <w:t>6</w:t>
      </w:r>
      <w:r>
        <w:t xml:space="preserve">) where the relative ISS was less than 90% for females and males. Besides EBS walleye </w:t>
      </w:r>
      <w:proofErr w:type="spellStart"/>
      <w:r>
        <w:t>pollock</w:t>
      </w:r>
      <w:proofErr w:type="spellEnd"/>
      <w:r>
        <w:t xml:space="preserve">, in which the range in the relative ISS included 90%, the remainder of the stocks evaluated resulted in relative ISS greater than 90% for length </w:t>
      </w:r>
      <w:r>
        <w:lastRenderedPageBreak/>
        <w:t>frequency sub-sampling levels of 150 fish per haul or more regardless of length composition sex category</w:t>
      </w:r>
      <w:r w:rsidR="004B6FEB">
        <w:t xml:space="preserve"> (Supplementary Material Figures S5–S7)</w:t>
      </w:r>
      <w:r>
        <w:t>. Sampling at a level of 1</w:t>
      </w:r>
      <w:r w:rsidR="00C95F8B">
        <w:t>5</w:t>
      </w:r>
      <w:r>
        <w:t>0 to 1</w:t>
      </w:r>
      <w:r w:rsidR="00C95F8B">
        <w:t>0</w:t>
      </w:r>
      <w:r>
        <w:t>0 fish per haul for length frequency would result in 7,000 - 32,000 fewer collections per-year for the surveys evaluated (Table 2).</w:t>
      </w:r>
    </w:p>
    <w:p w14:paraId="03B617F0" w14:textId="74222997" w:rsidR="004B6FEB" w:rsidRDefault="00A33335" w:rsidP="000E3E29">
      <w:pPr>
        <w:pStyle w:val="BodyText"/>
        <w:ind w:firstLine="720"/>
      </w:pPr>
      <w:r>
        <w:t xml:space="preserve">Similar to the results at 1 cm bins for the length frequency data, at 2 cm and 5 cm bins the length composition relative ISS decreased as the haul level length frequency sub-sampling </w:t>
      </w:r>
      <w:del w:id="144" w:author="Siskey, Matthew (DFW)" w:date="2023-08-29T10:35:00Z">
        <w:r w:rsidDel="00531EF3">
          <w:delText xml:space="preserve">level </w:delText>
        </w:r>
      </w:del>
      <w:ins w:id="145" w:author="Siskey, Matthew (DFW)" w:date="2023-08-29T10:35:00Z">
        <w:r w:rsidR="00531EF3">
          <w:t xml:space="preserve">rate </w:t>
        </w:r>
      </w:ins>
      <w:r>
        <w:t xml:space="preserve">decreased (Figure </w:t>
      </w:r>
      <w:r w:rsidR="00AC69EC">
        <w:t>4</w:t>
      </w:r>
      <w:r>
        <w:t xml:space="preserve">, shown for GOA stocks as an example). </w:t>
      </w:r>
      <w:del w:id="146" w:author="Siskey, Matthew (DFW)" w:date="2023-08-29T10:41:00Z">
        <w:r w:rsidDel="000D5B3E">
          <w:delText xml:space="preserve">It was also the case for </w:delText>
        </w:r>
      </w:del>
      <w:ins w:id="147" w:author="Siskey, Matthew (DFW)" w:date="2023-08-29T10:41:00Z">
        <w:r w:rsidR="000D5B3E">
          <w:t xml:space="preserve">When using </w:t>
        </w:r>
      </w:ins>
      <w:r>
        <w:t xml:space="preserve">2 cm and 5 cm length bins </w:t>
      </w:r>
      <w:del w:id="148" w:author="Siskey, Matthew (DFW)" w:date="2023-08-29T10:41:00Z">
        <w:r w:rsidDel="000D5B3E">
          <w:delText xml:space="preserve">that </w:delText>
        </w:r>
      </w:del>
      <w:r>
        <w:t xml:space="preserve">the length composition relative ISS was at or above 90% </w:t>
      </w:r>
      <w:r w:rsidR="00AC69EC">
        <w:t xml:space="preserve">for length </w:t>
      </w:r>
      <w:r>
        <w:t>frequency sub-sampling levels greater than 100 fish per haul. We also find that the magnitude of length composition ISS decreased as the length bin increased, where for the same stock the length composition ISS was smaller at a length bin of 5 cm compared to a length bin of 1 cm (Supplementary Material Figure S8). Also similar to the results of a 1 cm length composition bin, the age composition ISS for 2 cm and 5 cm bins was unaffected by the haul level length frequency sub-sampling level, and the magnitude of age composition ISS was unaffected by the size of the length composition bin (Supplementary Material Figure S9).</w:t>
      </w:r>
    </w:p>
    <w:p w14:paraId="5C269850" w14:textId="4E4150B1" w:rsidR="004B6FEB" w:rsidRDefault="00AC69EC" w:rsidP="000E3E29">
      <w:pPr>
        <w:pStyle w:val="BodyText"/>
        <w:ind w:firstLine="720"/>
      </w:pPr>
      <w:del w:id="149" w:author="Ben.Williams" w:date="2023-09-01T07:10:00Z">
        <w:r w:rsidDel="002205BE">
          <w:delText xml:space="preserve">Evaluating the impacts of </w:delText>
        </w:r>
      </w:del>
      <w:ins w:id="150" w:author="Ben.Williams" w:date="2023-09-01T07:10:00Z">
        <w:r w:rsidR="002205BE">
          <w:t>L</w:t>
        </w:r>
      </w:ins>
      <w:del w:id="151" w:author="Ben.Williams" w:date="2023-09-01T07:10:00Z">
        <w:r w:rsidDel="002205BE">
          <w:delText>l</w:delText>
        </w:r>
      </w:del>
      <w:r>
        <w:t>ength frequency sub-sampling at th</w:t>
      </w:r>
      <w:r w:rsidR="00AE1599">
        <w:t>e sub-regional scale</w:t>
      </w:r>
      <w:r>
        <w:t xml:space="preserve"> </w:t>
      </w:r>
      <w:ins w:id="152" w:author="Ben.Williams" w:date="2023-09-01T07:09:00Z">
        <w:r w:rsidR="002205BE">
          <w:t xml:space="preserve">in the GOA </w:t>
        </w:r>
      </w:ins>
      <w:del w:id="153" w:author="Ben.Williams" w:date="2023-09-01T07:10:00Z">
        <w:r w:rsidDel="002205BE">
          <w:delText>showed that the results for each sub-region</w:delText>
        </w:r>
      </w:del>
      <w:ins w:id="154" w:author="Ben.Williams" w:date="2023-09-01T07:10:00Z">
        <w:r w:rsidR="002205BE">
          <w:t>produced results that</w:t>
        </w:r>
      </w:ins>
      <w:r>
        <w:t xml:space="preserve"> were consistent with the broader region (Figure 5</w:t>
      </w:r>
      <w:del w:id="155" w:author="Ben.Williams" w:date="2023-09-01T07:09:00Z">
        <w:r w:rsidR="00AE1599" w:rsidDel="002205BE">
          <w:delText>, using the stocks within the GOA as an example</w:delText>
        </w:r>
      </w:del>
      <w:r>
        <w:t xml:space="preserve">). </w:t>
      </w:r>
      <w:proofErr w:type="gramStart"/>
      <w:r>
        <w:t xml:space="preserve">Regardless of the </w:t>
      </w:r>
      <w:r w:rsidR="00AE1599">
        <w:t xml:space="preserve">spatial </w:t>
      </w:r>
      <w:r>
        <w:t>scale of the length composition expansion</w:t>
      </w:r>
      <w:r w:rsidR="00AE1599">
        <w:t xml:space="preserve"> (whether for the entire GOA or at the sub-regional scale of the GOA)</w:t>
      </w:r>
      <w:r>
        <w:t>, the length composition relative ISS was at or above 90% for length frequency sub-sampling levels greater than 100 fish per haul.</w:t>
      </w:r>
      <w:proofErr w:type="gramEnd"/>
      <w:r w:rsidR="00AE1599">
        <w:t xml:space="preserve"> We do note</w:t>
      </w:r>
      <w:del w:id="156" w:author="Siskey, Matthew (DFW)" w:date="2023-08-29T10:44:00Z">
        <w:r w:rsidR="00AE1599" w:rsidDel="00F71AFB">
          <w:delText>,</w:delText>
        </w:r>
      </w:del>
      <w:r w:rsidR="00AE1599">
        <w:t xml:space="preserve"> that the magnitude of length composition ISS was smaller at the sub-regional scale compared to the larger region (Supplementary Material Figure S10), thus</w:t>
      </w:r>
      <w:del w:id="157" w:author="Siskey, Matthew (DFW)" w:date="2023-08-29T10:44:00Z">
        <w:r w:rsidR="00AE1599" w:rsidDel="003E1CE1">
          <w:delText>,</w:delText>
        </w:r>
      </w:del>
      <w:r w:rsidR="00AE1599">
        <w:t xml:space="preserve"> there is an increase in uncertainty in length </w:t>
      </w:r>
      <w:r w:rsidR="00AE1599">
        <w:lastRenderedPageBreak/>
        <w:t xml:space="preserve">composition as the spatial scale </w:t>
      </w:r>
      <w:proofErr w:type="gramStart"/>
      <w:r w:rsidR="00AE1599">
        <w:t>is reduced</w:t>
      </w:r>
      <w:proofErr w:type="gramEnd"/>
      <w:r w:rsidR="00AE1599">
        <w:t>. It continued to be the case at the sub-regional scale that the age composition ISS was unaffected by the level of length frequency sub-sampling (Supplementary Material Figure S11), and, similar to the length composition ISS, the age composition ISS was smaller at the sub-regional scale compared to the broader region.</w:t>
      </w:r>
    </w:p>
    <w:p w14:paraId="4DABD4F6" w14:textId="547474A5" w:rsidR="00CD027C" w:rsidRDefault="00CA1586" w:rsidP="000E3E29">
      <w:pPr>
        <w:pStyle w:val="BodyText"/>
        <w:ind w:firstLine="720"/>
      </w:pPr>
      <w:r>
        <w:t xml:space="preserve">While age composition ISS was unaffected by the length frequency sub-sampling level, the age composition ISS did markedly decrease as the </w:t>
      </w:r>
      <w:r w:rsidR="00B00AD3">
        <w:t>magnitude of</w:t>
      </w:r>
      <w:r>
        <w:t xml:space="preserve"> specimen age data decreased (e.g., moving right to left on the </w:t>
      </w:r>
      <w:r>
        <w:rPr>
          <w:i/>
          <w:iCs/>
        </w:rPr>
        <w:t>x</w:t>
      </w:r>
      <w:r>
        <w:t>-axis of</w:t>
      </w:r>
      <w:r w:rsidR="00261650">
        <w:t xml:space="preserve"> the top panels of</w:t>
      </w:r>
      <w:r>
        <w:t xml:space="preserve"> Figure </w:t>
      </w:r>
      <w:r w:rsidR="00261650">
        <w:t>6</w:t>
      </w:r>
      <w:r>
        <w:t>). We note that this result was consistent across all regions, stocks, and sex categories evaluated (Supplementary Material Figures S</w:t>
      </w:r>
      <w:r w:rsidR="00261650">
        <w:t>12</w:t>
      </w:r>
      <w:r>
        <w:t>–S</w:t>
      </w:r>
      <w:r w:rsidR="00261650">
        <w:t>14</w:t>
      </w:r>
      <w:r>
        <w:t>).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w:t>
      </w:r>
      <w:ins w:id="158" w:author="Siskey, Matthew (DFW)" w:date="2023-08-29T10:48:00Z">
        <w:r w:rsidR="00CC3F61">
          <w:t xml:space="preserve"> (e.g.</w:t>
        </w:r>
      </w:ins>
      <w:r>
        <w:t xml:space="preserve">, </w:t>
      </w:r>
      <w:del w:id="159" w:author="Siskey, Matthew (DFW)" w:date="2023-08-29T10:48:00Z">
        <w:r w:rsidDel="004F569A">
          <w:delText xml:space="preserve">which resulted for the </w:delText>
        </w:r>
      </w:del>
      <w:r>
        <w:t>flatfish stocks</w:t>
      </w:r>
      <w:del w:id="160" w:author="Siskey, Matthew (DFW)" w:date="2023-08-29T10:48:00Z">
        <w:r w:rsidDel="004F569A">
          <w:delText xml:space="preserve"> evaluated</w:delText>
        </w:r>
      </w:del>
      <w:ins w:id="161" w:author="Siskey, Matthew (DFW)" w:date="2023-08-29T10:48:00Z">
        <w:r w:rsidR="004F569A">
          <w:t>)</w:t>
        </w:r>
      </w:ins>
      <w:r>
        <w:t xml:space="preserve">. </w:t>
      </w:r>
      <w:r w:rsidR="004F711F">
        <w:rPr>
          <w:rFonts w:cs="Times New Roman"/>
          <w:color w:val="222222"/>
          <w:szCs w:val="24"/>
        </w:rPr>
        <w:t xml:space="preserve">There could be a number of causes for the sex differences in length or age composition ISS </w:t>
      </w:r>
      <w:ins w:id="162" w:author="Siskey, Matthew (DFW)" w:date="2023-08-29T10:49:00Z">
        <w:r w:rsidR="00434D14">
          <w:rPr>
            <w:rFonts w:cs="Times New Roman"/>
            <w:color w:val="222222"/>
            <w:szCs w:val="24"/>
          </w:rPr>
          <w:t xml:space="preserve">in </w:t>
        </w:r>
      </w:ins>
      <w:r w:rsidR="004F711F">
        <w:rPr>
          <w:rFonts w:cs="Times New Roman"/>
          <w:color w:val="222222"/>
          <w:szCs w:val="24"/>
        </w:rPr>
        <w:t xml:space="preserve">flatfish. The smaller ISS for male flatfish indicates that there is more intra-haul correlation for males than females, or that the length composition from haul-to-haul is more variable for males than females. </w:t>
      </w:r>
      <w:commentRangeStart w:id="163"/>
      <w:r w:rsidR="004F711F">
        <w:rPr>
          <w:rFonts w:cs="Times New Roman"/>
          <w:color w:val="222222"/>
          <w:szCs w:val="24"/>
        </w:rPr>
        <w:t>A number of processes could cause this, including sex-specific differences in natural mortality, for example, or this could also be due to availability differences to the survey between sexes</w:t>
      </w:r>
      <w:commentRangeEnd w:id="163"/>
      <w:r w:rsidR="00F31828">
        <w:rPr>
          <w:rStyle w:val="CommentReference"/>
        </w:rPr>
        <w:commentReference w:id="163"/>
      </w:r>
      <w:r w:rsidR="004F711F">
        <w:rPr>
          <w:rFonts w:cs="Times New Roman"/>
          <w:color w:val="222222"/>
          <w:szCs w:val="24"/>
        </w:rPr>
        <w:t xml:space="preserve">. </w:t>
      </w:r>
      <w:r>
        <w:t xml:space="preserve">For the </w:t>
      </w:r>
      <w:proofErr w:type="spellStart"/>
      <w:r>
        <w:t>gadid</w:t>
      </w:r>
      <w:proofErr w:type="spellEnd"/>
      <w:r>
        <w:t xml:space="preserve"> and rockfish stocks evaluated the magnitude of sex-specific age composition ISS was generally similar. The magnitude</w:t>
      </w:r>
      <w:ins w:id="164" w:author="Siskey, Matthew (DFW)" w:date="2023-08-29T10:52:00Z">
        <w:r w:rsidR="00E45331">
          <w:t>s</w:t>
        </w:r>
      </w:ins>
      <w:r>
        <w:t xml:space="preserve"> of sex-specific and total ISS were stock-specific, and overall ranged from 10 to 500, which was smaller than the length composition ISS in the same year for the same stock. The variability in annual </w:t>
      </w:r>
      <w:r>
        <w:lastRenderedPageBreak/>
        <w:t xml:space="preserve">age composition ISS was also stock-specific, where some stocks displayed </w:t>
      </w:r>
      <w:ins w:id="165" w:author="Siskey, Matthew (DFW)" w:date="2023-08-29T10:53:00Z">
        <w:r w:rsidR="00AC487C">
          <w:t xml:space="preserve">a </w:t>
        </w:r>
      </w:ins>
      <w:r>
        <w:t>larger range in age composition ISS across survey years than others.</w:t>
      </w:r>
    </w:p>
    <w:p w14:paraId="5415BA3B" w14:textId="4DAED5E4" w:rsidR="00CD027C" w:rsidRDefault="00CA1586" w:rsidP="000E3E29">
      <w:pPr>
        <w:pStyle w:val="BodyText"/>
        <w:ind w:firstLine="720"/>
      </w:pPr>
      <w:r>
        <w:t xml:space="preserve">As the </w:t>
      </w:r>
      <w:del w:id="166" w:author="Ben.Williams" w:date="2023-09-01T07:14:00Z">
        <w:r w:rsidDel="00272BF3">
          <w:delText xml:space="preserve">specimen </w:delText>
        </w:r>
      </w:del>
      <w:proofErr w:type="gramStart"/>
      <w:r>
        <w:t>age data sampling level decreased the age composition</w:t>
      </w:r>
      <w:proofErr w:type="gramEnd"/>
      <w:r>
        <w:t xml:space="preserve"> relative ISS also decreased (</w:t>
      </w:r>
      <w:r w:rsidR="00261650">
        <w:t xml:space="preserve">bottom panels of </w:t>
      </w:r>
      <w:r>
        <w:t xml:space="preserve">Figure </w:t>
      </w:r>
      <w:r w:rsidR="00261650">
        <w:t>6</w:t>
      </w:r>
      <w:r>
        <w:t xml:space="preserve">). Even though there were </w:t>
      </w:r>
      <w:r w:rsidR="00261650">
        <w:t xml:space="preserve">stock- and region-specific </w:t>
      </w:r>
      <w:r>
        <w:t>differences in the age composition relative ISS across the age sub-sampling levels evaluated</w:t>
      </w:r>
      <w:r w:rsidR="00261650">
        <w:t xml:space="preserve"> (Supplementary Material Figures S15–S17)</w:t>
      </w:r>
      <w:r>
        <w:t xml:space="preserve">, the trends across species types and survey regions were generally consistent, where </w:t>
      </w:r>
      <w:proofErr w:type="spellStart"/>
      <w:r>
        <w:t>gadids</w:t>
      </w:r>
      <w:proofErr w:type="spellEnd"/>
      <w:r>
        <w:t xml:space="preserve"> displayed the largest range in the decrease in relative ISS within each survey region (Figure </w:t>
      </w:r>
      <w:r w:rsidR="00261650">
        <w:t>6</w:t>
      </w:r>
      <w:r>
        <w:t xml:space="preserve">). While the decrease in both length and age composition relative ISS was consistent as the sub-sampling level </w:t>
      </w:r>
      <w:proofErr w:type="gramStart"/>
      <w:r>
        <w:t>decreased,</w:t>
      </w:r>
      <w:proofErr w:type="gramEnd"/>
      <w:r>
        <w:t xml:space="preserve"> the relative length composition ISS plateaued beyond around 150 lengths per haul. The relative age composition ISS did not replicate this plateau, but rather continued to increase as the sub-sampling level increased.</w:t>
      </w:r>
    </w:p>
    <w:p w14:paraId="6096539B" w14:textId="022163E1" w:rsidR="00CD027C" w:rsidRDefault="00CA1586" w:rsidP="000E3E29">
      <w:pPr>
        <w:pStyle w:val="BodyText"/>
        <w:ind w:firstLine="720"/>
      </w:pPr>
      <w:r>
        <w:t xml:space="preserve">A notable result </w:t>
      </w:r>
      <w:del w:id="167" w:author="Ben.Williams" w:date="2023-09-01T07:15:00Z">
        <w:r w:rsidDel="00272BF3">
          <w:delText xml:space="preserve">was that </w:delText>
        </w:r>
      </w:del>
      <w:r>
        <w:t>for all stocks evaluated</w:t>
      </w:r>
      <w:del w:id="168" w:author="Ben.Williams" w:date="2023-09-01T07:15:00Z">
        <w:r w:rsidDel="00272BF3">
          <w:delText>,</w:delText>
        </w:r>
      </w:del>
      <w:ins w:id="169" w:author="Ben.Williams" w:date="2023-09-01T07:15:00Z">
        <w:r w:rsidR="00272BF3">
          <w:t xml:space="preserve"> was</w:t>
        </w:r>
      </w:ins>
      <w:r>
        <w:t xml:space="preserve"> </w:t>
      </w:r>
      <w:ins w:id="170" w:author="Ben.Williams" w:date="2023-09-01T07:15:00Z">
        <w:r w:rsidR="00272BF3">
          <w:t xml:space="preserve">a dampened </w:t>
        </w:r>
      </w:ins>
      <w:del w:id="171" w:author="Ben.Williams" w:date="2023-09-01T07:16:00Z">
        <w:r w:rsidDel="00272BF3">
          <w:delText xml:space="preserve">the </w:delText>
        </w:r>
      </w:del>
      <w:r>
        <w:t xml:space="preserve">decrease in age composition relative ISS </w:t>
      </w:r>
      <w:del w:id="172" w:author="Ben.Williams" w:date="2023-09-01T07:16:00Z">
        <w:r w:rsidDel="00272BF3">
          <w:delText xml:space="preserve">was dampened </w:delText>
        </w:r>
      </w:del>
      <w:r>
        <w:t xml:space="preserve">when compared to the specimen age sub-sampling level collected (Figure </w:t>
      </w:r>
      <w:r w:rsidR="00184810">
        <w:t>7</w:t>
      </w:r>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w:t>
      </w:r>
      <w:proofErr w:type="spellStart"/>
      <w:r>
        <w:t>gadids</w:t>
      </w:r>
      <w:proofErr w:type="spellEnd"/>
      <w:r>
        <w:t xml:space="preserve"> and </w:t>
      </w:r>
      <w:commentRangeStart w:id="173"/>
      <w:r>
        <w:t xml:space="preserve">other </w:t>
      </w:r>
      <w:commentRangeEnd w:id="173"/>
      <w:r w:rsidR="00272BF3">
        <w:rPr>
          <w:rStyle w:val="CommentReference"/>
        </w:rPr>
        <w:commentReference w:id="173"/>
      </w:r>
      <w:r>
        <w:t xml:space="preserve">(Atka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w:t>
      </w:r>
      <w:proofErr w:type="gramStart"/>
      <w:r>
        <w:lastRenderedPageBreak/>
        <w:t>model</w:t>
      </w:r>
      <w:proofErr w:type="gramEnd"/>
      <w:r>
        <w:t xml:space="preserve"> fits in Figure </w:t>
      </w:r>
      <w:r w:rsidR="00184810">
        <w:t>7</w:t>
      </w:r>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r>
        <w:t xml:space="preserve">At length frequency sub-sampling levels of 100 and 150 fish per haul the relative bias for sex-specific mean length and sex ratio was centered at 0 (Figure 8). This indicates that sub-sampling of length frequency did not cause any bias to emerge for any of these metrics. </w:t>
      </w:r>
    </w:p>
    <w:p w14:paraId="021249EA" w14:textId="77777777" w:rsidR="000E3E29" w:rsidRDefault="000E3E29" w:rsidP="000E3E29">
      <w:pPr>
        <w:pStyle w:val="BodyText"/>
      </w:pPr>
    </w:p>
    <w:p w14:paraId="12AA3901" w14:textId="77777777" w:rsidR="00CD027C" w:rsidRDefault="00CA1586">
      <w:pPr>
        <w:pStyle w:val="Heading1"/>
      </w:pPr>
      <w:bookmarkStart w:id="174" w:name="discussion"/>
      <w:bookmarkEnd w:id="129"/>
      <w:r>
        <w:t>Discussion</w:t>
      </w:r>
    </w:p>
    <w:p w14:paraId="3A901699" w14:textId="56F634CA" w:rsidR="00561B14" w:rsidRDefault="00CA1586" w:rsidP="00237C19">
      <w:pPr>
        <w:pStyle w:val="BodyText"/>
        <w:ind w:firstLine="720"/>
      </w:pPr>
      <w:r>
        <w:t>In this study, we developed a method to evaluate the consequences of reduced sampling effort on uncertainty in age and length composition data and demonstrated a decrease in the ISS from experimental treatments</w:t>
      </w:r>
      <w:ins w:id="175" w:author="Siskey, Matthew (DFW)" w:date="2023-08-29T11:07:00Z">
        <w:r w:rsidR="00FB3062">
          <w:t xml:space="preserve"> (i.e., </w:t>
        </w:r>
      </w:ins>
      <w:ins w:id="176" w:author="Siskey, Matthew (DFW)" w:date="2023-08-29T11:11:00Z">
        <w:r w:rsidR="00326574">
          <w:t>increased</w:t>
        </w:r>
      </w:ins>
      <w:ins w:id="177" w:author="Siskey, Matthew (DFW)" w:date="2023-08-29T11:07:00Z">
        <w:r w:rsidR="00AD52CD">
          <w:t xml:space="preserve"> uncertainty)</w:t>
        </w:r>
      </w:ins>
      <w:r>
        <w:t xml:space="preserve"> compared to the full dataset base case due to </w:t>
      </w:r>
      <w:del w:id="178" w:author="Siskey, Matthew (DFW)" w:date="2023-08-29T11:10:00Z">
        <w:r w:rsidDel="0097105C">
          <w:delText xml:space="preserve">less </w:delText>
        </w:r>
      </w:del>
      <w:ins w:id="179" w:author="Siskey, Matthew (DFW)" w:date="2023-08-29T11:10:00Z">
        <w:r w:rsidR="0097105C">
          <w:t xml:space="preserve">this reduction in </w:t>
        </w:r>
      </w:ins>
      <w:r>
        <w:t>sampling. We found that the reductions in age sampling effort had a great</w:t>
      </w:r>
      <w:r w:rsidR="004733BF">
        <w:t>er</w:t>
      </w:r>
      <w:r>
        <w:t xml:space="preserve"> effect on the age composition ISS than reductions in length sampling effort had on the length composition ISS. Looking across multiple survey regions revealed that these reductions in ISS</w:t>
      </w:r>
      <w:commentRangeStart w:id="180"/>
      <w:del w:id="181" w:author="Siskey, Matthew (DFW)" w:date="2023-08-29T11:12:00Z">
        <w:r w:rsidDel="002E1C40">
          <w:delText>, which represent increases in uncertainty,</w:delText>
        </w:r>
      </w:del>
      <w:commentRangeEnd w:id="180"/>
      <w:r w:rsidR="00445A7B">
        <w:rPr>
          <w:rStyle w:val="CommentReference"/>
        </w:rPr>
        <w:commentReference w:id="180"/>
      </w:r>
      <w:r>
        <w:t xml:space="preserve"> were stock-specific but the reductions were generally consistent. </w:t>
      </w:r>
      <w:proofErr w:type="gramStart"/>
      <w:r>
        <w:t>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w:t>
      </w:r>
      <w:proofErr w:type="gramEnd"/>
      <w:ins w:id="182" w:author="Siskey, Matthew (DFW)" w:date="2023-08-29T11:13:00Z">
        <w:r w:rsidR="00445A7B">
          <w:t xml:space="preserve"> </w:t>
        </w:r>
      </w:ins>
      <w:r>
        <w:t xml:space="preserve">One outcome of this study is guidance on how many length frequency collections are necessary to provide adequate information for stock assessment models. </w:t>
      </w:r>
      <w:proofErr w:type="spellStart"/>
      <w:r>
        <w:t>Gerritsen</w:t>
      </w:r>
      <w:proofErr w:type="spellEnd"/>
      <w:r>
        <w:t xml:space="preserve"> and McGrath (2007) suggested that sampling rates for length frequency be 10 fish per length category within a haul based on the mean weighted coefficient of variation statistic. In practical implementation, their suggestion results in stock-specific sampling rates at </w:t>
      </w:r>
      <w:r>
        <w:lastRenderedPageBreak/>
        <w:t xml:space="preserve">the haul level, where species that are larger (and presumably have more length bins) would require more samples than species that are smaller. While </w:t>
      </w:r>
      <w:proofErr w:type="gramStart"/>
      <w:r>
        <w:t>this</w:t>
      </w:r>
      <w:proofErr w:type="gramEnd"/>
      <w:r>
        <w:t xml:space="preserve"> strategy makes biological sense and is attractive as it is related to life-history characteristics of the stocks being sampled, it is a more complicated sampling design compared to sampling at the same total rate for all the species caught.</w:t>
      </w:r>
      <w:r w:rsidR="00561B14">
        <w:t xml:space="preserve"> We also note</w:t>
      </w:r>
      <w:del w:id="183" w:author="Siskey, Matthew (DFW)" w:date="2023-08-29T11:17:00Z">
        <w:r w:rsidR="00561B14" w:rsidDel="00F013C9">
          <w:delText>,</w:delText>
        </w:r>
      </w:del>
      <w:r w:rsidR="00561B14">
        <w:t xml:space="preserve"> that for a</w:t>
      </w:r>
      <w:del w:id="184" w:author="Siskey, Matthew (DFW)" w:date="2023-08-29T11:17:00Z">
        <w:r w:rsidR="00561B14" w:rsidDel="0095558C">
          <w:delText xml:space="preserve"> </w:delText>
        </w:r>
      </w:del>
      <w:r w:rsidR="00561B14">
        <w:t xml:space="preserve"> species like Pacific cod</w:t>
      </w:r>
      <w:ins w:id="185" w:author="Ben.Williams" w:date="2023-09-01T07:21:00Z">
        <w:r w:rsidR="00272BF3">
          <w:t xml:space="preserve"> (</w:t>
        </w:r>
        <w:proofErr w:type="spellStart"/>
        <w:r w:rsidR="00272BF3" w:rsidRPr="00272BF3">
          <w:rPr>
            <w:i/>
          </w:rPr>
          <w:t>Gadus</w:t>
        </w:r>
        <w:proofErr w:type="spellEnd"/>
        <w:r w:rsidR="00272BF3" w:rsidRPr="00272BF3">
          <w:rPr>
            <w:i/>
          </w:rPr>
          <w:t xml:space="preserve"> </w:t>
        </w:r>
        <w:proofErr w:type="spellStart"/>
        <w:r w:rsidR="00272BF3" w:rsidRPr="00272BF3">
          <w:rPr>
            <w:i/>
          </w:rPr>
          <w:t>macrocephalus</w:t>
        </w:r>
        <w:proofErr w:type="spellEnd"/>
        <w:r w:rsidR="00272BF3">
          <w:t>)</w:t>
        </w:r>
      </w:ins>
      <w:r w:rsidR="00561B14">
        <w:t xml:space="preserve">, which can grow to upwards of 100 cm, </w:t>
      </w:r>
      <w:del w:id="186" w:author="Siskey, Matthew (DFW)" w:date="2023-08-29T11:17:00Z">
        <w:r w:rsidR="00561B14" w:rsidDel="00007A8C">
          <w:delText xml:space="preserve">that </w:delText>
        </w:r>
      </w:del>
      <w:r w:rsidR="00561B14">
        <w:t>if the sampling rate were 10 fish per 1 cm length bin, the resulting sample size (1,000) would be much larger than what we have found to be necessary.</w:t>
      </w:r>
    </w:p>
    <w:p w14:paraId="11440C73" w14:textId="616DEAA5" w:rsidR="00587B77" w:rsidRDefault="00CA1586" w:rsidP="000E3E29">
      <w:pPr>
        <w:pStyle w:val="BodyText"/>
        <w:ind w:firstLine="720"/>
      </w:pPr>
      <w:r>
        <w:t xml:space="preserve">Based on the results of this study, we suggest a length frequency sampling method </w:t>
      </w:r>
      <w:r w:rsidR="00561B14">
        <w:t>that sets</w:t>
      </w:r>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r w:rsidR="00913D22">
        <w:t xml:space="preserve"> in length composition data</w:t>
      </w:r>
      <w:r>
        <w:t xml:space="preserve">, beyond sampling limits of 100 to 150 fish lengths per haul. </w:t>
      </w:r>
      <w:r w:rsidR="00561B14">
        <w:t>We also show</w:t>
      </w:r>
      <w:del w:id="187" w:author="Ben.Williams" w:date="2023-09-01T07:26:00Z">
        <w:r w:rsidR="00561B14" w:rsidDel="008A258A">
          <w:delText>ed</w:delText>
        </w:r>
      </w:del>
      <w:r w:rsidR="00561B14">
        <w:t xml:space="preserve"> that other</w:t>
      </w:r>
      <w:del w:id="188" w:author="Ben.Williams" w:date="2023-09-01T07:26:00Z">
        <w:r w:rsidR="00561B14" w:rsidDel="008A258A">
          <w:delText xml:space="preserve"> metrics that could be considered when sampling sex-specific length frequency</w:delText>
        </w:r>
      </w:del>
      <w:r w:rsidR="00561B14">
        <w:t xml:space="preserve">, such as mean length or the sex ratio of length </w:t>
      </w:r>
      <w:r w:rsidR="00913D22">
        <w:t>samples</w:t>
      </w:r>
      <w:ins w:id="189" w:author="Siskey, Matthew (DFW)" w:date="2023-08-29T11:21:00Z">
        <w:r w:rsidR="00E14FC5">
          <w:t>,</w:t>
        </w:r>
      </w:ins>
      <w:r w:rsidR="00561B14">
        <w:t xml:space="preserve"> did not produce </w:t>
      </w:r>
      <w:del w:id="190" w:author="Ben.Williams" w:date="2023-09-01T07:27:00Z">
        <w:r w:rsidR="00561B14" w:rsidDel="008A258A">
          <w:delText xml:space="preserve">any </w:delText>
        </w:r>
      </w:del>
      <w:r w:rsidR="00561B14">
        <w:t xml:space="preserve">bias when sub-sampling 100 to 150 lengths per haul. Further, </w:t>
      </w:r>
      <w:del w:id="191" w:author="Ben.Williams" w:date="2023-09-01T07:28:00Z">
        <w:r w:rsidR="00561B14" w:rsidDel="008A258A">
          <w:delText xml:space="preserve">the result of </w:delText>
        </w:r>
      </w:del>
      <w:r w:rsidR="00561B14">
        <w:t xml:space="preserve">limiting length frequency sampling at 100 to 150 fish </w:t>
      </w:r>
      <w:del w:id="192" w:author="Ben.Williams" w:date="2023-09-01T07:28:00Z">
        <w:r w:rsidR="00561B14" w:rsidDel="008A258A">
          <w:delText xml:space="preserve">was </w:delText>
        </w:r>
      </w:del>
      <w:ins w:id="193" w:author="Ben.Williams" w:date="2023-09-01T07:28:00Z">
        <w:r w:rsidR="008A258A">
          <w:t>produced</w:t>
        </w:r>
        <w:r w:rsidR="008A258A">
          <w:t xml:space="preserve"> </w:t>
        </w:r>
      </w:ins>
      <w:r w:rsidR="00561B14">
        <w:t xml:space="preserve">consistent </w:t>
      </w:r>
      <w:ins w:id="194" w:author="Ben.Williams" w:date="2023-09-01T07:28:00Z">
        <w:r w:rsidR="008A258A">
          <w:t xml:space="preserve">results </w:t>
        </w:r>
      </w:ins>
      <w:r w:rsidR="00561B14">
        <w:t>regardless of the length bin implemented (1 cm, 2</w:t>
      </w:r>
      <w:ins w:id="195" w:author="Siskey, Matthew (DFW)" w:date="2023-08-29T11:21:00Z">
        <w:r w:rsidR="00E14FC5">
          <w:t xml:space="preserve"> </w:t>
        </w:r>
      </w:ins>
      <w:r w:rsidR="00561B14">
        <w:t xml:space="preserve">cm, or 5 cm bins), </w:t>
      </w:r>
      <w:del w:id="196" w:author="Ben.Williams" w:date="2023-09-01T07:28:00Z">
        <w:r w:rsidR="00561B14" w:rsidDel="008A258A">
          <w:delText>as well as consistent within smaller</w:delText>
        </w:r>
      </w:del>
      <w:ins w:id="197" w:author="Ben.Williams" w:date="2023-09-01T07:28:00Z">
        <w:r w:rsidR="008A258A">
          <w:t>or</w:t>
        </w:r>
      </w:ins>
      <w:r w:rsidR="00561B14">
        <w:t xml:space="preserve"> spatial survey regions</w:t>
      </w:r>
      <w:r w:rsidR="00913D22">
        <w:t xml:space="preserve">. </w:t>
      </w:r>
      <w:r>
        <w:t>Th</w:t>
      </w:r>
      <w:r w:rsidR="00913D22">
        <w:t>ese results</w:t>
      </w:r>
      <w:r>
        <w:t xml:space="preserve"> </w:t>
      </w:r>
      <w:del w:id="198" w:author="Ben.Williams" w:date="2023-09-01T07:29:00Z">
        <w:r w:rsidDel="008A258A">
          <w:delText xml:space="preserve">also </w:delText>
        </w:r>
      </w:del>
      <w:r>
        <w:t xml:space="preserve">indicate that we are currently beyond a saturation point for length composition information on these surveys (i.e., a point of diminishing returns), whereby the </w:t>
      </w:r>
      <w:r>
        <w:lastRenderedPageBreak/>
        <w:t>current sampling rate does not offer much improvement in uncertainty over a lower sampling rate</w:t>
      </w:r>
      <w:ins w:id="199" w:author="Ben.Williams" w:date="2023-09-01T07:29:00Z">
        <w:r w:rsidR="008A258A">
          <w:t xml:space="preserve"> for compositional data</w:t>
        </w:r>
      </w:ins>
      <w:r>
        <w:t>.</w:t>
      </w:r>
    </w:p>
    <w:p w14:paraId="6C75CDA7" w14:textId="2B414BB9" w:rsidR="00587B77" w:rsidRDefault="00587B77" w:rsidP="000E3E29">
      <w:pPr>
        <w:pStyle w:val="BodyText"/>
        <w:ind w:firstLine="720"/>
      </w:pPr>
      <w:r>
        <w:t xml:space="preserve">An interesting, and somewhat unexpected result of this analysis was that the uncertainty in age composition was largely unaffected by the amount of sub-sampling for length frequency. We show that the age composition ISS remained at the same magnitude for all the levels of length frequency sub-sampling (down to 50 lengths per haul), and that the age composition ISS </w:t>
      </w:r>
      <w:proofErr w:type="gramStart"/>
      <w:r>
        <w:t>was also</w:t>
      </w:r>
      <w:proofErr w:type="gramEnd"/>
      <w:r>
        <w:t xml:space="preserve"> unaffected by the bin structure in the length composition data (whether a 1 cm, 2 cm, or 5 cm bin). We hypothesize that this result is due to the nature of the second stage expansion, where the length population estimates </w:t>
      </w:r>
      <w:proofErr w:type="gramStart"/>
      <w:r>
        <w:t>are converted</w:t>
      </w:r>
      <w:proofErr w:type="gramEnd"/>
      <w:r>
        <w:t xml:space="preserve"> to age population estimates through the implementation of </w:t>
      </w:r>
      <w:del w:id="200" w:author="Ben.Williams" w:date="2023-09-01T07:30:00Z">
        <w:r w:rsidDel="008A258A">
          <w:delText xml:space="preserve">the </w:delText>
        </w:r>
      </w:del>
      <w:ins w:id="201" w:author="Ben.Williams" w:date="2023-09-01T07:30:00Z">
        <w:r w:rsidR="008A258A">
          <w:t>an</w:t>
        </w:r>
        <w:r w:rsidR="008A258A">
          <w:t xml:space="preserve"> </w:t>
        </w:r>
      </w:ins>
      <w:r>
        <w:t xml:space="preserve">age-length key. Within this expansion, the additional uncertainty in length composition due to sub-sampling </w:t>
      </w:r>
      <w:del w:id="202" w:author="Ben.Williams" w:date="2023-09-01T07:30:00Z">
        <w:r w:rsidDel="008A258A">
          <w:delText xml:space="preserve">was </w:delText>
        </w:r>
      </w:del>
      <w:proofErr w:type="gramStart"/>
      <w:ins w:id="203" w:author="Ben.Williams" w:date="2023-09-01T07:30:00Z">
        <w:r w:rsidR="008A258A">
          <w:t>is</w:t>
        </w:r>
        <w:r w:rsidR="008A258A">
          <w:t xml:space="preserve"> </w:t>
        </w:r>
      </w:ins>
      <w:r>
        <w:t>dampened</w:t>
      </w:r>
      <w:proofErr w:type="gramEnd"/>
      <w:r>
        <w:t xml:space="preserve"> by the age-length key and </w:t>
      </w:r>
      <w:del w:id="204" w:author="Ben.Williams" w:date="2023-09-01T07:30:00Z">
        <w:r w:rsidDel="008A258A">
          <w:delText xml:space="preserve">was </w:delText>
        </w:r>
      </w:del>
      <w:ins w:id="205" w:author="Ben.Williams" w:date="2023-09-01T07:30:00Z">
        <w:r w:rsidR="008A258A">
          <w:t>is</w:t>
        </w:r>
        <w:r w:rsidR="008A258A">
          <w:t xml:space="preserve"> </w:t>
        </w:r>
      </w:ins>
      <w:r>
        <w:t xml:space="preserve">not translated to uncertainty in the subsequent age composition data. Thus, sub-sampling of length frequency data at the haul level </w:t>
      </w:r>
      <w:proofErr w:type="gramStart"/>
      <w:r>
        <w:t>can be achieved</w:t>
      </w:r>
      <w:proofErr w:type="gramEnd"/>
      <w:r>
        <w:t xml:space="preserve"> without consequence to the resulting age composition data.</w:t>
      </w:r>
    </w:p>
    <w:p w14:paraId="7AA3182F" w14:textId="07B821D0" w:rsidR="00CD027C" w:rsidRDefault="00CA1586" w:rsidP="000E3E29">
      <w:pPr>
        <w:pStyle w:val="BodyText"/>
        <w:ind w:firstLine="720"/>
      </w:pPr>
      <w:r>
        <w:t xml:space="preserve">Another application of our study </w:t>
      </w:r>
      <w:proofErr w:type="gramStart"/>
      <w:r>
        <w:t>is related</w:t>
      </w:r>
      <w:proofErr w:type="gramEnd"/>
      <w:r>
        <w:t xml:space="preserve"> to determining how many age collections are necessary to provide adequate information to stock assessments models. Based on the results of this analysis, we found the answer to this question remains elusive. As we increased the sub</w:t>
      </w:r>
      <w:r w:rsidR="0051081A">
        <w:t>-</w:t>
      </w:r>
      <w:r>
        <w:t xml:space="preserve">sampling rates for age composition, the age composition ISS continued to increase, indicating that a sample size producing diminishing returns </w:t>
      </w:r>
      <w:proofErr w:type="gramStart"/>
      <w:r>
        <w:t>had not been reached</w:t>
      </w:r>
      <w:proofErr w:type="gramEnd"/>
      <w:r>
        <w:t xml:space="preserve">,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and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w:t>
      </w:r>
      <w:r>
        <w:lastRenderedPageBreak/>
        <w:t xml:space="preserve">improvements to age composition ISS </w:t>
      </w:r>
      <w:proofErr w:type="gramStart"/>
      <w:r>
        <w:t>were achieved</w:t>
      </w:r>
      <w:proofErr w:type="gramEnd"/>
      <w:r>
        <w:t xml:space="preserve"> by increasing sampling in more hauls even while decreasing the number of specimen age data collected in any given haul.</w:t>
      </w:r>
    </w:p>
    <w:p w14:paraId="5DE3BBA2" w14:textId="103A9D0E"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w:t>
      </w:r>
      <w:proofErr w:type="spellStart"/>
      <w:r>
        <w:t>Hulson</w:t>
      </w:r>
      <w:proofErr w:type="spellEnd"/>
      <w:r>
        <w:t xml:space="preserve"> et al. 2011, Xu et al. 2020). The results of this study and </w:t>
      </w:r>
      <w:proofErr w:type="spellStart"/>
      <w:r>
        <w:t>Siskey</w:t>
      </w:r>
      <w:proofErr w:type="spellEnd"/>
      <w:r>
        <w:t xml:space="preserve"> et al. (2023) suggest that the number of age samples necessary to maximize age composition information are likely beyond current management agency capacities. Our recommendation, therefore, is to attempt to retain</w:t>
      </w:r>
      <w:r w:rsidR="001F5A73">
        <w:t>, at a minimum,</w:t>
      </w:r>
      <w:r>
        <w:t xml:space="preserve"> historical levels of sampling for age composition, as reductions in these sampling rates have downstream effects on assessment model uncertainty. </w:t>
      </w:r>
      <w:r w:rsidR="001F5A73">
        <w:t xml:space="preserve">Further research should be conducted through both simulation methods similar </w:t>
      </w:r>
      <w:del w:id="206" w:author="Ben.Williams" w:date="2023-09-01T07:32:00Z">
        <w:r w:rsidR="001F5A73" w:rsidDel="008A258A">
          <w:delText xml:space="preserve">that </w:delText>
        </w:r>
      </w:del>
      <w:ins w:id="207" w:author="Ben.Williams" w:date="2023-09-01T07:32:00Z">
        <w:r w:rsidR="008A258A">
          <w:t>to</w:t>
        </w:r>
        <w:r w:rsidR="008A258A">
          <w:t xml:space="preserve"> </w:t>
        </w:r>
      </w:ins>
      <w:del w:id="208" w:author="Ben.Williams" w:date="2023-09-01T07:32:00Z">
        <w:r w:rsidR="001F5A73" w:rsidDel="008A258A">
          <w:delText xml:space="preserve">that </w:delText>
        </w:r>
      </w:del>
      <w:ins w:id="209" w:author="Ben.Williams" w:date="2023-09-01T07:32:00Z">
        <w:r w:rsidR="008A258A">
          <w:t>those</w:t>
        </w:r>
        <w:r w:rsidR="008A258A">
          <w:t xml:space="preserve"> </w:t>
        </w:r>
      </w:ins>
      <w:r w:rsidR="001F5A73">
        <w:t xml:space="preserve">employed here and field sampling of an example species to determine whether collection of additional samples for age improves the information quality provided </w:t>
      </w:r>
      <w:del w:id="210" w:author="Meaghan.Bryan" w:date="2023-08-22T15:38:00Z">
        <w:r w:rsidR="001F5A73" w:rsidDel="00D13589">
          <w:delText xml:space="preserve">tho </w:delText>
        </w:r>
      </w:del>
      <w:ins w:id="211" w:author="Meaghan.Bryan" w:date="2023-08-22T15:38:00Z">
        <w:r w:rsidR="00D13589">
          <w:t xml:space="preserve">to </w:t>
        </w:r>
      </w:ins>
      <w:r w:rsidR="001F5A73">
        <w:t xml:space="preserve">an assessment. </w:t>
      </w:r>
      <w:r>
        <w:t>We also recommend (and reiterat</w:t>
      </w:r>
      <w:del w:id="212" w:author="Ben.Williams" w:date="2023-09-01T07:33:00Z">
        <w:r w:rsidDel="008A258A">
          <w:delText>ing</w:delText>
        </w:r>
      </w:del>
      <w:ins w:id="213" w:author="Ben.Williams" w:date="2023-09-01T07:33:00Z">
        <w:r w:rsidR="008A258A">
          <w:t>e</w:t>
        </w:r>
      </w:ins>
      <w:r>
        <w:t xml:space="preserve"> the results of </w:t>
      </w:r>
      <w:proofErr w:type="spellStart"/>
      <w:r>
        <w:t>Siskey</w:t>
      </w:r>
      <w:proofErr w:type="spellEnd"/>
      <w:r>
        <w:t xml:space="preserve"> et al. 2023) that if sampling for ages were to be optimized, an effective approach would be to increase the number of hauls sampled while retaining the historical total number of age samples collected, effective</w:t>
      </w:r>
      <w:r w:rsidR="00237C19">
        <w:t>ly</w:t>
      </w:r>
      <w:r>
        <w:t xml:space="preserve"> spreading these samples across more hauls and reducing the number of samples collected in any given haul.</w:t>
      </w:r>
    </w:p>
    <w:p w14:paraId="04A219BC" w14:textId="6EDD1F72" w:rsidR="00CD027C" w:rsidRDefault="00CA1586" w:rsidP="000E3E29">
      <w:pPr>
        <w:pStyle w:val="BodyText"/>
        <w:ind w:firstLine="720"/>
      </w:pPr>
      <w:r>
        <w:t xml:space="preserve">Across the stocks evaluated, </w:t>
      </w:r>
      <w:del w:id="214" w:author="Siskey, Matthew (DFW)" w:date="2023-08-29T11:28:00Z">
        <w:r w:rsidDel="001D3A3A">
          <w:delText xml:space="preserve">the increase in </w:delText>
        </w:r>
      </w:del>
      <w:r>
        <w:t xml:space="preserve">length composition ISS </w:t>
      </w:r>
      <w:ins w:id="215" w:author="Siskey, Matthew (DFW)" w:date="2023-08-29T11:28:00Z">
        <w:r w:rsidR="001D3A3A">
          <w:t xml:space="preserve">consistently increased </w:t>
        </w:r>
      </w:ins>
      <w:r>
        <w:t>as haul sub-sampling rates increased</w:t>
      </w:r>
      <w:del w:id="216" w:author="Siskey, Matthew (DFW)" w:date="2023-08-29T11:27:00Z">
        <w:r w:rsidDel="00051ABF">
          <w:delText xml:space="preserve"> were consistent</w:delText>
        </w:r>
      </w:del>
      <w:r>
        <w:t xml:space="preserve">, with no clear species-specific patterns; however, there were interesting </w:t>
      </w:r>
      <w:ins w:id="217" w:author="Siskey, Matthew (DFW)" w:date="2023-08-29T11:28:00Z">
        <w:r w:rsidR="00F570AC">
          <w:t xml:space="preserve">patterns within </w:t>
        </w:r>
      </w:ins>
      <w:r>
        <w:t xml:space="preserve">species group (e.g., flatfish, </w:t>
      </w:r>
      <w:proofErr w:type="spellStart"/>
      <w:r>
        <w:t>gadids</w:t>
      </w:r>
      <w:proofErr w:type="spellEnd"/>
      <w:r>
        <w:t xml:space="preserve">, and rockfish) </w:t>
      </w:r>
      <w:del w:id="218" w:author="Siskey, Matthew (DFW)" w:date="2023-08-29T11:28:00Z">
        <w:r w:rsidDel="00F570AC">
          <w:delText xml:space="preserve">patterns </w:delText>
        </w:r>
      </w:del>
      <w:r>
        <w:t xml:space="preserve">when examining reductions in age sampling rates. Overall, we found that the effect of decreasing age sampling rates was not one-to-one in relation to the rate of decrease in age composition ISS, but rather it had a dampened effect. For example, a 10% reduction in age </w:t>
      </w:r>
      <w:r>
        <w:lastRenderedPageBreak/>
        <w:t>sampling effort did not result in a 10% reduction in age composition ISS, but rather a 5-8% reduction, depending on the stock. In addition, when comparing across species groups, we note</w:t>
      </w:r>
      <w:del w:id="219" w:author="Siskey, Matthew (DFW)" w:date="2023-08-29T11:30:00Z">
        <w:r w:rsidDel="007A29A1">
          <w:delText>d</w:delText>
        </w:r>
      </w:del>
      <w:r>
        <w:t xml:space="preserve"> that the effect of reductions in age sampling effort</w:t>
      </w:r>
      <w:del w:id="220" w:author="Siskey, Matthew (DFW)" w:date="2023-08-29T11:31:00Z">
        <w:r w:rsidDel="007A29A1">
          <w:delText>s</w:delText>
        </w:r>
      </w:del>
      <w:r>
        <w:t xml:space="preserve"> was relatively larger for flatfish and rockfish </w:t>
      </w:r>
      <w:del w:id="221" w:author="Siskey, Matthew (DFW)" w:date="2023-08-29T11:31:00Z">
        <w:r w:rsidDel="002762F8">
          <w:delText xml:space="preserve">as </w:delText>
        </w:r>
      </w:del>
      <w:ins w:id="222" w:author="Siskey, Matthew (DFW)" w:date="2023-08-29T11:31:00Z">
        <w:r w:rsidR="002762F8">
          <w:t xml:space="preserve">in </w:t>
        </w:r>
      </w:ins>
      <w:r>
        <w:t>compar</w:t>
      </w:r>
      <w:ins w:id="223" w:author="Siskey, Matthew (DFW)" w:date="2023-08-29T11:31:00Z">
        <w:r w:rsidR="002762F8">
          <w:t>ison</w:t>
        </w:r>
      </w:ins>
      <w:del w:id="224" w:author="Siskey, Matthew (DFW)" w:date="2023-08-29T11:31:00Z">
        <w:r w:rsidDel="002762F8">
          <w:delText>ed</w:delText>
        </w:r>
      </w:del>
      <w:r>
        <w:t xml:space="preserve"> to </w:t>
      </w:r>
      <w:proofErr w:type="spellStart"/>
      <w:r>
        <w:t>gadids</w:t>
      </w:r>
      <w:proofErr w:type="spellEnd"/>
      <w:r>
        <w:t xml:space="preserve"> (and </w:t>
      </w:r>
      <w:del w:id="225" w:author="Siskey, Matthew (DFW)" w:date="2023-08-29T11:31:00Z">
        <w:r w:rsidDel="002762F8">
          <w:delText xml:space="preserve">fish </w:delText>
        </w:r>
      </w:del>
      <w:r>
        <w:t>species such as Atka mackerel</w:t>
      </w:r>
      <w:ins w:id="226" w:author="Ben.Williams" w:date="2023-09-01T07:23:00Z">
        <w:r w:rsidR="00272BF3">
          <w:t xml:space="preserve">, </w:t>
        </w:r>
      </w:ins>
      <w:proofErr w:type="spellStart"/>
      <w:ins w:id="227" w:author="Ben.Williams" w:date="2023-09-01T07:24:00Z">
        <w:r w:rsidR="00272BF3" w:rsidRPr="00272BF3">
          <w:rPr>
            <w:i/>
          </w:rPr>
          <w:t>Pleurogrammus</w:t>
        </w:r>
        <w:proofErr w:type="spellEnd"/>
        <w:r w:rsidR="00272BF3" w:rsidRPr="00272BF3">
          <w:t xml:space="preserve"> </w:t>
        </w:r>
        <w:proofErr w:type="spellStart"/>
        <w:r w:rsidR="00272BF3" w:rsidRPr="00272BF3">
          <w:rPr>
            <w:i/>
          </w:rPr>
          <w:t>monopterygius</w:t>
        </w:r>
      </w:ins>
      <w:proofErr w:type="spellEnd"/>
      <w:r>
        <w:t xml:space="preserve">). That is, a reduction in age sampling effort for flatfish and rockfish </w:t>
      </w:r>
      <w:ins w:id="228" w:author="Siskey, Matthew (DFW)" w:date="2023-08-29T11:32:00Z">
        <w:r w:rsidR="00C515E2">
          <w:t xml:space="preserve">results in </w:t>
        </w:r>
      </w:ins>
      <w:del w:id="229" w:author="Siskey, Matthew (DFW)" w:date="2023-08-29T11:32:00Z">
        <w:r w:rsidDel="00C515E2">
          <w:delText xml:space="preserve">has </w:delText>
        </w:r>
      </w:del>
      <w:r>
        <w:t xml:space="preserve">a relatively larger </w:t>
      </w:r>
      <w:del w:id="230" w:author="Siskey, Matthew (DFW)" w:date="2023-08-29T11:32:00Z">
        <w:r w:rsidDel="00477452">
          <w:delText xml:space="preserve">impact on the </w:delText>
        </w:r>
      </w:del>
      <w:r>
        <w:t xml:space="preserve">reduction in age composition ISS compared to </w:t>
      </w:r>
      <w:proofErr w:type="spellStart"/>
      <w:r>
        <w:t>gadids</w:t>
      </w:r>
      <w:proofErr w:type="spellEnd"/>
      <w:r>
        <w:t xml:space="preserve">. </w:t>
      </w:r>
      <w:r w:rsidR="004F711F">
        <w:t>This result indicates that the intra-haul correlation in age composition for</w:t>
      </w:r>
      <w:r w:rsidR="00237C19">
        <w:t xml:space="preserve"> rockfish and flatfish, which can be</w:t>
      </w:r>
      <w:r w:rsidR="004F711F">
        <w:t xml:space="preserve"> related to patchy spatial distribution</w:t>
      </w:r>
      <w:r w:rsidR="00237C19">
        <w:t xml:space="preserve"> (</w:t>
      </w:r>
      <w:del w:id="231" w:author="Siskey, Matthew (DFW)" w:date="2023-08-29T11:33:00Z">
        <w:r w:rsidR="00237C19" w:rsidDel="00477452">
          <w:delText xml:space="preserve">which is </w:delText>
        </w:r>
      </w:del>
      <w:r w:rsidR="00237C19">
        <w:t xml:space="preserve">particularly </w:t>
      </w:r>
      <w:del w:id="232" w:author="Siskey, Matthew (DFW)" w:date="2023-08-29T11:33:00Z">
        <w:r w:rsidR="00237C19" w:rsidDel="00477452">
          <w:delText xml:space="preserve">true </w:delText>
        </w:r>
      </w:del>
      <w:r w:rsidR="00237C19">
        <w:t>for rockfish)</w:t>
      </w:r>
      <w:r w:rsidR="004F711F">
        <w:t xml:space="preserve">, is large enough that a reduction in sampling effort has larger implications for uncertainty in comparison to </w:t>
      </w:r>
      <w:proofErr w:type="spellStart"/>
      <w:r w:rsidR="004F711F">
        <w:t>gadids</w:t>
      </w:r>
      <w:proofErr w:type="spellEnd"/>
      <w:r w:rsidR="004F711F">
        <w:t xml:space="preserve">. A simpler explanation is that rockfish and flatfish are longer-lived than </w:t>
      </w:r>
      <w:proofErr w:type="spellStart"/>
      <w:r w:rsidR="004F711F">
        <w:t>gadids</w:t>
      </w:r>
      <w:proofErr w:type="spellEnd"/>
      <w:r w:rsidR="004F711F">
        <w:t xml:space="preserve"> and have more age categories to fill in age composition data and, thus, reductions in sampling have a larger impact on the resulting age composition due to missing information for a given age that </w:t>
      </w:r>
      <w:del w:id="233" w:author="Meaghan.Bryan" w:date="2023-08-23T15:54:00Z">
        <w:r w:rsidR="004F711F" w:rsidDel="00D12513">
          <w:delText xml:space="preserve">wasn’t </w:delText>
        </w:r>
      </w:del>
      <w:proofErr w:type="gramStart"/>
      <w:ins w:id="234" w:author="Meaghan.Bryan" w:date="2023-08-23T15:54:00Z">
        <w:r w:rsidR="00D12513">
          <w:t xml:space="preserve">was not </w:t>
        </w:r>
      </w:ins>
      <w:r w:rsidR="004F711F">
        <w:t>sampled</w:t>
      </w:r>
      <w:proofErr w:type="gramEnd"/>
      <w:r w:rsidR="004F711F">
        <w:t xml:space="preserve">. </w:t>
      </w:r>
      <w:r>
        <w:t xml:space="preserve">A similar result was observed in </w:t>
      </w:r>
      <w:proofErr w:type="spellStart"/>
      <w:r>
        <w:t>Hulson</w:t>
      </w:r>
      <w:proofErr w:type="spellEnd"/>
      <w:r>
        <w:t xml:space="preserve"> et al. (2017), who found that age sample size had a relatively larger effect on the uncertainty in age composition data for rockfish, followed by flatfish, then </w:t>
      </w:r>
      <w:proofErr w:type="spellStart"/>
      <w:r>
        <w:t>gadids</w:t>
      </w:r>
      <w:proofErr w:type="spellEnd"/>
      <w:r>
        <w:t xml:space="preserve"> (including Atka mackerel). </w:t>
      </w:r>
      <w:del w:id="235" w:author="Meaghan.Bryan" w:date="2023-08-23T15:56:00Z">
        <w:r w:rsidDel="00D12513">
          <w:delText xml:space="preserve">In terms of assessment outcome, </w:delText>
        </w:r>
      </w:del>
      <w:proofErr w:type="spellStart"/>
      <w:r>
        <w:t>Siskey</w:t>
      </w:r>
      <w:proofErr w:type="spellEnd"/>
      <w:r>
        <w:t xml:space="preserve"> et al. (2023) showed that increasing or decreasing age sampling effort for rockfish had a larger subsequent effect on the uncertainty in management quantities </w:t>
      </w:r>
      <w:ins w:id="236" w:author="Siskey, Matthew (DFW)" w:date="2023-08-29T11:34:00Z">
        <w:r w:rsidR="00964A00">
          <w:t xml:space="preserve">(e.g., overfishing limit, OFL) </w:t>
        </w:r>
      </w:ins>
      <w:r>
        <w:t xml:space="preserve">than </w:t>
      </w:r>
      <w:ins w:id="237" w:author="Meaghan.Bryan" w:date="2023-08-23T15:56:00Z">
        <w:r w:rsidR="00D12513">
          <w:t xml:space="preserve">for </w:t>
        </w:r>
      </w:ins>
      <w:r>
        <w:t xml:space="preserve">the </w:t>
      </w:r>
      <w:proofErr w:type="spellStart"/>
      <w:r>
        <w:t>gadid</w:t>
      </w:r>
      <w:proofErr w:type="spellEnd"/>
      <w:r>
        <w:t xml:space="preserve"> example, indicating that this relatively larger effect on age composition ISS translates through the assessment model as well.</w:t>
      </w:r>
      <w:r w:rsidR="004D392D" w:rsidRPr="004D392D">
        <w:t xml:space="preserve"> </w:t>
      </w:r>
      <w:r w:rsidR="004D392D">
        <w:t>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w:t>
      </w:r>
      <w:ins w:id="238" w:author="Siskey, Matthew (DFW)" w:date="2023-08-29T11:35:00Z">
        <w:r w:rsidR="00D90068">
          <w:t>as</w:t>
        </w:r>
      </w:ins>
      <w:del w:id="239" w:author="Siskey, Matthew (DFW)" w:date="2023-08-29T11:35:00Z">
        <w:r w:rsidR="004D392D" w:rsidDel="00D90068">
          <w:delText>e</w:delText>
        </w:r>
      </w:del>
      <w:r w:rsidR="004D392D">
        <w:t xml:space="preserve"> created for this study.</w:t>
      </w:r>
    </w:p>
    <w:p w14:paraId="3052A894" w14:textId="207D841B" w:rsidR="008C2E38" w:rsidRDefault="00237C19" w:rsidP="000E3E29">
      <w:pPr>
        <w:pStyle w:val="BodyText"/>
        <w:ind w:firstLine="720"/>
      </w:pPr>
      <w:r>
        <w:lastRenderedPageBreak/>
        <w:t>There were several</w:t>
      </w:r>
      <w:r w:rsidR="00CA1586">
        <w:t xml:space="preserve"> extenuating circumstance</w:t>
      </w:r>
      <w:ins w:id="240" w:author="Siskey, Matthew (DFW)" w:date="2023-08-29T11:35:00Z">
        <w:r w:rsidR="00B0412C">
          <w:t>s</w:t>
        </w:r>
      </w:ins>
      <w:r w:rsidR="00CA1586">
        <w:t xml:space="preserve"> that </w:t>
      </w:r>
      <w:r>
        <w:t xml:space="preserve">were revealed by these analyses </w:t>
      </w:r>
      <w:del w:id="241" w:author="Siskey, Matthew (DFW)" w:date="2023-08-29T11:35:00Z">
        <w:r w:rsidDel="00B0412C">
          <w:delText xml:space="preserve">that </w:delText>
        </w:r>
      </w:del>
      <w:proofErr w:type="gramStart"/>
      <w:ins w:id="242" w:author="Siskey, Matthew (DFW)" w:date="2023-08-29T11:35:00Z">
        <w:r w:rsidR="00B0412C">
          <w:t xml:space="preserve">which </w:t>
        </w:r>
      </w:ins>
      <w:r w:rsidR="00CA1586">
        <w:t xml:space="preserve">should be considered </w:t>
      </w:r>
      <w:commentRangeStart w:id="243"/>
      <w:r w:rsidR="00CA1586">
        <w:t>when</w:t>
      </w:r>
      <w:r>
        <w:t xml:space="preserve"> developing sex-specific</w:t>
      </w:r>
      <w:proofErr w:type="gramEnd"/>
      <w:r w:rsidR="008C2E38">
        <w:t xml:space="preserve"> and spatially-explicit assessment models as well as</w:t>
      </w:r>
      <w:r>
        <w:t xml:space="preserve"> </w:t>
      </w:r>
      <w:r w:rsidR="008C2E38">
        <w:t>binning length composition data</w:t>
      </w:r>
      <w:r>
        <w:t xml:space="preserve"> as it relates to ISS for age and length composition data</w:t>
      </w:r>
      <w:commentRangeEnd w:id="243"/>
      <w:r w:rsidR="00E5410D">
        <w:rPr>
          <w:rStyle w:val="CommentReference"/>
        </w:rPr>
        <w:commentReference w:id="243"/>
      </w:r>
      <w:r>
        <w:t>.</w:t>
      </w:r>
      <w:r w:rsidR="00CA1586">
        <w:t xml:space="preserve"> </w:t>
      </w:r>
      <w:r>
        <w:t>First, in</w:t>
      </w:r>
      <w:r w:rsidR="00CA1586">
        <w:t xml:space="preserve"> comparison to the total (combined sex) age and length composition ISS, we showed that the sex-specific composition ISS is smaller and differences in the magnitude of ISS </w:t>
      </w:r>
      <w:r>
        <w:t xml:space="preserve">could </w:t>
      </w:r>
      <w:r w:rsidR="00CA1586">
        <w:t>exist between the two sexes</w:t>
      </w:r>
      <w:r w:rsidR="008C2E38">
        <w:t xml:space="preserve"> (i.e., t</w:t>
      </w:r>
      <w:r w:rsidR="00CA1586">
        <w:t>his resulted in an ISS that is larger for female age composition than for males</w:t>
      </w:r>
      <w:r w:rsidR="008C2E38">
        <w:t xml:space="preserve"> for flatfish stocks)</w:t>
      </w:r>
      <w:r w:rsidR="00CA1586">
        <w:t xml:space="preserve">. </w:t>
      </w:r>
      <w:r w:rsidR="008C2E38">
        <w:t xml:space="preserve">Thus, these differences in uncertainty for sex-specific age and length composition data </w:t>
      </w:r>
      <w:proofErr w:type="gramStart"/>
      <w:r w:rsidR="008C2E38">
        <w:t>should be considered</w:t>
      </w:r>
      <w:proofErr w:type="gramEnd"/>
      <w:r w:rsidR="008C2E38">
        <w:t xml:space="preserve"> when applying a sex-specific stock assessment model for management. Second, we showed that the magnitude of age and length composition ISS decreased as the data </w:t>
      </w:r>
      <w:proofErr w:type="gramStart"/>
      <w:r w:rsidR="008C2E38">
        <w:t>were split</w:t>
      </w:r>
      <w:proofErr w:type="gramEnd"/>
      <w:r w:rsidR="008C2E38">
        <w:t xml:space="preserve"> into sub-regions, as compared to the ISS of the entire region. This result was not surprising, but</w:t>
      </w:r>
      <w:del w:id="244" w:author="Siskey, Matthew (DFW)" w:date="2023-08-29T11:40:00Z">
        <w:r w:rsidR="008C2E38" w:rsidDel="00210F1E">
          <w:delText>,</w:delText>
        </w:r>
      </w:del>
      <w:r w:rsidR="008C2E38">
        <w:t xml:space="preserve"> we also note that the magnitude of ISS was sub-region specific, and presumably is related to the abundance and availability of the stock within the sub-region. Overall, we note that there is a consequence for sex-specific and </w:t>
      </w:r>
      <w:proofErr w:type="gramStart"/>
      <w:r w:rsidR="008C2E38">
        <w:t>spatially-explicit</w:t>
      </w:r>
      <w:proofErr w:type="gramEnd"/>
      <w:r w:rsidR="008C2E38">
        <w:t xml:space="preserve"> stock assessment models</w:t>
      </w:r>
      <w:ins w:id="245" w:author="Siskey, Matthew (DFW)" w:date="2023-08-29T11:41:00Z">
        <w:r w:rsidR="00DC33CB">
          <w:t>:</w:t>
        </w:r>
      </w:ins>
      <w:del w:id="246" w:author="Siskey, Matthew (DFW)" w:date="2023-08-29T11:41:00Z">
        <w:r w:rsidR="008C2E38" w:rsidDel="00DC33CB">
          <w:delText>,</w:delText>
        </w:r>
      </w:del>
      <w:r w:rsidR="008C2E38">
        <w:t xml:space="preserve"> </w:t>
      </w:r>
      <w:del w:id="247" w:author="Siskey, Matthew (DFW)" w:date="2023-08-29T11:41:00Z">
        <w:r w:rsidR="008C2E38" w:rsidDel="00DC33CB">
          <w:delText xml:space="preserve">where </w:delText>
        </w:r>
      </w:del>
      <w:r w:rsidR="008C2E38">
        <w:t xml:space="preserve">uncertainty in age and length composition data increases </w:t>
      </w:r>
      <w:ins w:id="248" w:author="Siskey, Matthew (DFW)" w:date="2023-08-29T11:41:00Z">
        <w:r w:rsidR="00E21DFF">
          <w:t xml:space="preserve">for these model structures </w:t>
        </w:r>
      </w:ins>
      <w:r w:rsidR="008C2E38">
        <w:t xml:space="preserve">compared </w:t>
      </w:r>
      <w:ins w:id="249" w:author="Siskey, Matthew (DFW)" w:date="2023-08-29T11:41:00Z">
        <w:r w:rsidR="00DC33CB">
          <w:t xml:space="preserve">to </w:t>
        </w:r>
      </w:ins>
      <w:r w:rsidR="008C2E38">
        <w:t>assessment models that don’t include these features. Finally, the results of our analysis revealed that the bin structure has implications on the magnitude of length composition ISS, where the ISS decreased (i.e., the uncertainty increased) as the bin size increased. We hypothesize that this result</w:t>
      </w:r>
      <w:r w:rsidR="00540118">
        <w:t xml:space="preserve"> is a consequence of uncertainty as it relates to the coarseness of the length composition, where more uncertainty </w:t>
      </w:r>
      <w:proofErr w:type="gramStart"/>
      <w:r w:rsidR="00540118">
        <w:t>is produced</w:t>
      </w:r>
      <w:proofErr w:type="gramEnd"/>
      <w:r w:rsidR="00540118">
        <w:t xml:space="preserve"> for a smaller number of length bin categories.</w:t>
      </w:r>
    </w:p>
    <w:p w14:paraId="6DF57F06" w14:textId="02595B65" w:rsidR="00540118" w:rsidRDefault="00540118" w:rsidP="000E3E29">
      <w:pPr>
        <w:pStyle w:val="BodyText"/>
        <w:ind w:firstLine="720"/>
      </w:pPr>
      <w:r>
        <w:t>Overall, while we have shown that the recommendation to limit sub-sampling for length frequency data at 100 to 150 fish per haul was robust to bin structure and spatial scale</w:t>
      </w:r>
      <w:ins w:id="250" w:author="Siskey, Matthew (DFW)" w:date="2023-08-29T11:44:00Z">
        <w:r w:rsidR="00100425">
          <w:t>,</w:t>
        </w:r>
      </w:ins>
      <w:r>
        <w:t xml:space="preserve"> we recommend that analysts in other regions evaluate their data in a similar </w:t>
      </w:r>
      <w:proofErr w:type="gramStart"/>
      <w:r>
        <w:t>manner</w:t>
      </w:r>
      <w:proofErr w:type="gramEnd"/>
      <w:r>
        <w:t xml:space="preserve"> as we have to </w:t>
      </w:r>
      <w:r>
        <w:lastRenderedPageBreak/>
        <w:t xml:space="preserve">determine if over-sampling is occurring. We suggest that these results are general to the expansion methods employed in other regions, where nuanced differences </w:t>
      </w:r>
      <w:r w:rsidR="004D392D">
        <w:t>will not</w:t>
      </w:r>
      <w:r>
        <w:t xml:space="preserve"> have an impact to such a degree that would appreciably change these results.</w:t>
      </w:r>
      <w:r w:rsidR="00B03EA2">
        <w:t xml:space="preserve"> In terms of application to other stocks, and the sample sizes that would be necessary to conduct this analysis, we would recommend that the stocks evaluated have a </w:t>
      </w:r>
      <w:ins w:id="251" w:author="Ben.Williams" w:date="2023-09-01T07:39:00Z">
        <w:r w:rsidR="005F20CE">
          <w:t>plurality</w:t>
        </w:r>
      </w:ins>
      <w:commentRangeStart w:id="252"/>
      <w:del w:id="253" w:author="Ben.Williams" w:date="2023-09-01T07:39:00Z">
        <w:r w:rsidR="00B03EA2" w:rsidDel="005F20CE">
          <w:delText>reasonable amount</w:delText>
        </w:r>
      </w:del>
      <w:r w:rsidR="00B03EA2">
        <w:t xml:space="preserve"> of hauls </w:t>
      </w:r>
      <w:commentRangeEnd w:id="252"/>
      <w:r w:rsidR="00B5300A">
        <w:rPr>
          <w:rStyle w:val="CommentReference"/>
        </w:rPr>
        <w:commentReference w:id="252"/>
      </w:r>
      <w:r w:rsidR="00B03EA2">
        <w:t xml:space="preserve">in which the length frequency sampling exceeds 100 fish. We would also recommend that stocks evaluated </w:t>
      </w:r>
      <w:del w:id="254" w:author="Ben.Williams" w:date="2023-09-01T07:39:00Z">
        <w:r w:rsidR="00B03EA2" w:rsidDel="005F20CE">
          <w:delText xml:space="preserve">would </w:delText>
        </w:r>
      </w:del>
      <w:proofErr w:type="gramStart"/>
      <w:r w:rsidR="00B03EA2">
        <w:t>be sampled</w:t>
      </w:r>
      <w:proofErr w:type="gramEnd"/>
      <w:r w:rsidR="00B03EA2">
        <w:t xml:space="preserve"> representatively across their distribution range (i.e., all length samples do not come from a small portion of the survey area or range of distribution for the species). </w:t>
      </w:r>
      <w:commentRangeStart w:id="255"/>
      <w:commentRangeStart w:id="256"/>
      <w:r w:rsidR="00B03EA2">
        <w:t>For application to age composition</w:t>
      </w:r>
      <w:r w:rsidR="00B5300A">
        <w:t xml:space="preserve"> data collected randomly or </w:t>
      </w:r>
      <w:del w:id="257" w:author="Siskey, Matthew (DFW)" w:date="2023-08-29T11:45:00Z">
        <w:r w:rsidR="00B5300A" w:rsidDel="009B3207">
          <w:delText xml:space="preserve">are </w:delText>
        </w:r>
      </w:del>
      <w:r w:rsidR="00B5300A">
        <w:t>stratified</w:t>
      </w:r>
      <w:r w:rsidR="00B03EA2">
        <w:t>, we suggest that expansion methods like those used here be applied (in order to account for different sampling strategies) when conducting analysis to determine consequences of sub-sampling</w:t>
      </w:r>
      <w:commentRangeEnd w:id="255"/>
      <w:r w:rsidR="00B5300A">
        <w:rPr>
          <w:rStyle w:val="CommentReference"/>
        </w:rPr>
        <w:commentReference w:id="255"/>
      </w:r>
      <w:commentRangeEnd w:id="256"/>
      <w:r w:rsidR="0061663C">
        <w:rPr>
          <w:rStyle w:val="CommentReference"/>
        </w:rPr>
        <w:commentReference w:id="256"/>
      </w:r>
      <w:r w:rsidR="00B03EA2">
        <w:t xml:space="preserve">. Finally, a universal concern when considering sub-sampling is the opportunity cost of not having </w:t>
      </w:r>
      <w:r w:rsidR="004D392D">
        <w:t xml:space="preserve">collected samples that </w:t>
      </w:r>
      <w:proofErr w:type="gramStart"/>
      <w:r w:rsidR="004D392D">
        <w:t>may be needed</w:t>
      </w:r>
      <w:proofErr w:type="gramEnd"/>
      <w:r w:rsidR="004D392D">
        <w:t xml:space="preserve"> to address some </w:t>
      </w:r>
      <w:ins w:id="258" w:author="Siskey, Matthew (DFW)" w:date="2023-08-29T11:47:00Z">
        <w:r w:rsidR="000B6919">
          <w:t xml:space="preserve">potential </w:t>
        </w:r>
      </w:ins>
      <w:r w:rsidR="004D392D">
        <w:t>future analysis</w:t>
      </w:r>
      <w:del w:id="259" w:author="Siskey, Matthew (DFW)" w:date="2023-08-29T11:47:00Z">
        <w:r w:rsidR="004D392D" w:rsidDel="000B6919">
          <w:delText xml:space="preserve"> that could be developed</w:delText>
        </w:r>
      </w:del>
      <w:r w:rsidR="004D392D">
        <w:t xml:space="preserve">. </w:t>
      </w:r>
      <w:commentRangeStart w:id="260"/>
      <w:commentRangeStart w:id="261"/>
      <w:del w:id="262" w:author="Siskey, Matthew (DFW)" w:date="2023-08-29T11:49:00Z">
        <w:r w:rsidR="004D392D" w:rsidDel="00125496">
          <w:delText xml:space="preserve">We propose, </w:delText>
        </w:r>
        <w:r w:rsidR="00B253D2" w:rsidDel="00125496">
          <w:delText>f</w:delText>
        </w:r>
      </w:del>
      <w:ins w:id="263" w:author="Siskey, Matthew (DFW)" w:date="2023-08-29T11:49:00Z">
        <w:r w:rsidR="00125496">
          <w:t>F</w:t>
        </w:r>
      </w:ins>
      <w:r w:rsidR="00B253D2">
        <w:t>or</w:t>
      </w:r>
      <w:r w:rsidR="004D392D">
        <w:t xml:space="preserve"> length frequency sampling at the haul level, </w:t>
      </w:r>
      <w:del w:id="264" w:author="Siskey, Matthew (DFW)" w:date="2023-08-29T11:49:00Z">
        <w:r w:rsidR="004D392D" w:rsidDel="00AE0E87">
          <w:delText xml:space="preserve">that </w:delText>
        </w:r>
      </w:del>
      <w:r w:rsidR="004D392D">
        <w:t xml:space="preserve">our results </w:t>
      </w:r>
      <w:del w:id="265" w:author="Siskey, Matthew (DFW)" w:date="2023-08-29T11:49:00Z">
        <w:r w:rsidR="004D392D" w:rsidDel="00AE0E87">
          <w:delText xml:space="preserve">show </w:delText>
        </w:r>
      </w:del>
      <w:ins w:id="266" w:author="Siskey, Matthew (DFW)" w:date="2023-08-29T11:49:00Z">
        <w:r w:rsidR="00AE0E87">
          <w:t xml:space="preserve">suggest </w:t>
        </w:r>
      </w:ins>
      <w:r w:rsidR="004D392D">
        <w:t>that limiting sampling to 100 to 150 fish per haul provides adequate information to conduct current and future analyses</w:t>
      </w:r>
      <w:commentRangeEnd w:id="260"/>
      <w:r w:rsidR="00B253D2">
        <w:rPr>
          <w:rStyle w:val="CommentReference"/>
        </w:rPr>
        <w:commentReference w:id="260"/>
      </w:r>
      <w:commentRangeEnd w:id="261"/>
      <w:r w:rsidR="005F20CE">
        <w:rPr>
          <w:rStyle w:val="CommentReference"/>
        </w:rPr>
        <w:commentReference w:id="261"/>
      </w:r>
      <w:r w:rsidR="004D392D">
        <w:t>. O</w:t>
      </w:r>
      <w:r w:rsidR="00070896">
        <w:t>ur</w:t>
      </w:r>
      <w:r w:rsidR="004D392D">
        <w:t xml:space="preserve"> results consistently show that sub-sampling at these levels produces unbiased results </w:t>
      </w:r>
      <w:del w:id="267" w:author="Siskey, Matthew (DFW)" w:date="2023-08-29T11:50:00Z">
        <w:r w:rsidR="004D392D" w:rsidDel="001534A2">
          <w:delText xml:space="preserve">as well as not having any </w:delText>
        </w:r>
      </w:del>
      <w:ins w:id="268" w:author="Siskey, Matthew (DFW)" w:date="2023-08-29T11:50:00Z">
        <w:r w:rsidR="001534A2">
          <w:t xml:space="preserve">and </w:t>
        </w:r>
      </w:ins>
      <w:ins w:id="269" w:author="Siskey, Matthew (DFW)" w:date="2023-08-29T11:51:00Z">
        <w:r w:rsidR="001F2BAB">
          <w:t xml:space="preserve">that </w:t>
        </w:r>
      </w:ins>
      <w:ins w:id="270" w:author="Siskey, Matthew (DFW)" w:date="2023-08-29T11:50:00Z">
        <w:r w:rsidR="001534A2">
          <w:t xml:space="preserve">no </w:t>
        </w:r>
      </w:ins>
      <w:r w:rsidR="004D392D">
        <w:t xml:space="preserve">added benefit </w:t>
      </w:r>
      <w:del w:id="271" w:author="Siskey, Matthew (DFW)" w:date="2023-08-29T11:51:00Z">
        <w:r w:rsidR="004D392D" w:rsidDel="0015775A">
          <w:delText xml:space="preserve">in </w:delText>
        </w:r>
      </w:del>
      <w:ins w:id="272" w:author="Siskey, Matthew (DFW)" w:date="2023-08-29T11:51:00Z">
        <w:r w:rsidR="0015775A">
          <w:t xml:space="preserve">to </w:t>
        </w:r>
      </w:ins>
      <w:r w:rsidR="004D392D">
        <w:t xml:space="preserve">length composition </w:t>
      </w:r>
      <w:del w:id="273" w:author="Siskey, Matthew (DFW)" w:date="2023-08-29T11:51:00Z">
        <w:r w:rsidR="004D392D" w:rsidDel="0015775A">
          <w:delText xml:space="preserve">or </w:delText>
        </w:r>
      </w:del>
      <w:r w:rsidR="004D392D">
        <w:t xml:space="preserve">uncertainty </w:t>
      </w:r>
      <w:proofErr w:type="gramStart"/>
      <w:ins w:id="274" w:author="Siskey, Matthew (DFW)" w:date="2023-08-29T11:51:00Z">
        <w:r w:rsidR="001F2BAB">
          <w:t>is achieved</w:t>
        </w:r>
        <w:proofErr w:type="gramEnd"/>
        <w:r w:rsidR="001F2BAB">
          <w:t xml:space="preserve"> </w:t>
        </w:r>
      </w:ins>
      <w:r w:rsidR="004D392D">
        <w:t>beyond these sampling levels regardless of bin or spatial structure of the data.</w:t>
      </w:r>
    </w:p>
    <w:p w14:paraId="40E05E64" w14:textId="7CF3D955" w:rsidR="004D392D"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t>
      </w:r>
      <w:r w:rsidR="004D392D">
        <w:rPr>
          <w:rFonts w:eastAsia="Times New Roman" w:cs="Times New Roman"/>
          <w:szCs w:val="24"/>
        </w:rPr>
        <w:t>On fishery</w:t>
      </w:r>
      <w:ins w:id="275" w:author="Siskey, Matthew (DFW)" w:date="2023-08-29T11:54:00Z">
        <w:r w:rsidR="006A52F6">
          <w:rPr>
            <w:rFonts w:eastAsia="Times New Roman" w:cs="Times New Roman"/>
            <w:szCs w:val="24"/>
          </w:rPr>
          <w:t>-i</w:t>
        </w:r>
        <w:r w:rsidR="003066B4">
          <w:rPr>
            <w:rFonts w:eastAsia="Times New Roman" w:cs="Times New Roman"/>
            <w:szCs w:val="24"/>
          </w:rPr>
          <w:t>n</w:t>
        </w:r>
        <w:r w:rsidR="006A52F6">
          <w:rPr>
            <w:rFonts w:eastAsia="Times New Roman" w:cs="Times New Roman"/>
            <w:szCs w:val="24"/>
          </w:rPr>
          <w:t>dependent</w:t>
        </w:r>
      </w:ins>
      <w:r w:rsidR="004D392D">
        <w:rPr>
          <w:rFonts w:eastAsia="Times New Roman" w:cs="Times New Roman"/>
          <w:szCs w:val="24"/>
        </w:rPr>
        <w:t xml:space="preserve"> surveys, each fish that </w:t>
      </w:r>
      <w:proofErr w:type="gramStart"/>
      <w:r w:rsidR="004D392D">
        <w:rPr>
          <w:rFonts w:eastAsia="Times New Roman" w:cs="Times New Roman"/>
          <w:szCs w:val="24"/>
        </w:rPr>
        <w:t>is handled</w:t>
      </w:r>
      <w:proofErr w:type="gramEnd"/>
      <w:r w:rsidR="004D392D">
        <w:rPr>
          <w:rFonts w:eastAsia="Times New Roman" w:cs="Times New Roman"/>
          <w:szCs w:val="24"/>
        </w:rPr>
        <w:t xml:space="preserve"> to determine sex and length </w:t>
      </w:r>
      <w:r w:rsidR="004D392D">
        <w:rPr>
          <w:rFonts w:eastAsia="Times New Roman" w:cs="Times New Roman"/>
          <w:szCs w:val="24"/>
        </w:rPr>
        <w:lastRenderedPageBreak/>
        <w:t xml:space="preserve">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w:t>
      </w:r>
      <w:proofErr w:type="gramStart"/>
      <w:r w:rsidR="004D392D">
        <w:rPr>
          <w:rFonts w:eastAsia="Times New Roman" w:cs="Times New Roman"/>
          <w:szCs w:val="24"/>
        </w:rPr>
        <w:t>can</w:t>
      </w:r>
      <w:proofErr w:type="gramEnd"/>
      <w:r w:rsidR="004D392D">
        <w:rPr>
          <w:rFonts w:eastAsia="Times New Roman" w:cs="Times New Roman"/>
          <w:szCs w:val="24"/>
        </w:rPr>
        <w:t xml:space="preserve">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w:t>
      </w:r>
      <w:proofErr w:type="gramStart"/>
      <w:r w:rsidR="004D392D">
        <w:rPr>
          <w:rFonts w:eastAsia="Times New Roman" w:cs="Times New Roman"/>
          <w:szCs w:val="24"/>
        </w:rPr>
        <w:t>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plate can require more force and awkward wrist movements to collect these samples.</w:t>
      </w:r>
      <w:proofErr w:type="gramEnd"/>
      <w:r w:rsidR="007A4F7F">
        <w:rPr>
          <w:rFonts w:eastAsia="Times New Roman" w:cs="Times New Roman"/>
          <w:szCs w:val="24"/>
        </w:rPr>
        <w:t xml:space="preserve"> Currently, </w:t>
      </w:r>
      <w:del w:id="276" w:author="Meaghan.Bryan" w:date="2023-08-22T10:39:00Z">
        <w:r w:rsidR="007A4F7F" w:rsidDel="00B253D2">
          <w:rPr>
            <w:rFonts w:eastAsia="Times New Roman" w:cs="Times New Roman"/>
            <w:szCs w:val="24"/>
          </w:rPr>
          <w:delText>there are no studies that could be used</w:delText>
        </w:r>
      </w:del>
      <w:ins w:id="277" w:author="Meaghan.Bryan" w:date="2023-08-22T10:39:00Z">
        <w:r w:rsidR="00B253D2">
          <w:rPr>
            <w:rFonts w:eastAsia="Times New Roman" w:cs="Times New Roman"/>
            <w:szCs w:val="24"/>
          </w:rPr>
          <w:t>studies</w:t>
        </w:r>
      </w:ins>
      <w:r w:rsidR="007A4F7F">
        <w:rPr>
          <w:rFonts w:eastAsia="Times New Roman" w:cs="Times New Roman"/>
          <w:szCs w:val="24"/>
        </w:rPr>
        <w:t xml:space="preserve"> </w:t>
      </w:r>
      <w:del w:id="278" w:author="Meaghan.Bryan" w:date="2023-08-22T10:39:00Z">
        <w:r w:rsidR="007A4F7F" w:rsidDel="00B253D2">
          <w:rPr>
            <w:rFonts w:eastAsia="Times New Roman" w:cs="Times New Roman"/>
            <w:szCs w:val="24"/>
          </w:rPr>
          <w:delText>to help evaluate</w:delText>
        </w:r>
      </w:del>
      <w:ins w:id="279" w:author="Meaghan.Bryan" w:date="2023-08-22T10:39:00Z">
        <w:r w:rsidR="00B253D2">
          <w:rPr>
            <w:rFonts w:eastAsia="Times New Roman" w:cs="Times New Roman"/>
            <w:szCs w:val="24"/>
          </w:rPr>
          <w:t>evaluating</w:t>
        </w:r>
      </w:ins>
      <w:r w:rsidR="007A4F7F">
        <w:rPr>
          <w:rFonts w:eastAsia="Times New Roman" w:cs="Times New Roman"/>
          <w:szCs w:val="24"/>
        </w:rPr>
        <w:t xml:space="preserve"> the monetary consequence of over-sampling that causes repetitive-motion injuries</w:t>
      </w:r>
      <w:ins w:id="280" w:author="Meaghan.Bryan" w:date="2023-08-22T10:39:00Z">
        <w:r w:rsidR="00B253D2">
          <w:rPr>
            <w:rFonts w:eastAsia="Times New Roman" w:cs="Times New Roman"/>
            <w:szCs w:val="24"/>
          </w:rPr>
          <w:t xml:space="preserve"> are non-existent</w:t>
        </w:r>
      </w:ins>
      <w:del w:id="281" w:author="Meaghan.Bryan" w:date="2023-08-22T10:40:00Z">
        <w:r w:rsidR="007A4F7F" w:rsidDel="00B253D2">
          <w:rPr>
            <w:rFonts w:eastAsia="Times New Roman" w:cs="Times New Roman"/>
            <w:szCs w:val="24"/>
          </w:rPr>
          <w:delText>. But</w:delText>
        </w:r>
      </w:del>
      <w:ins w:id="282" w:author="Meaghan.Bryan" w:date="2023-08-22T10:40:00Z">
        <w:r w:rsidR="00B253D2">
          <w:rPr>
            <w:rFonts w:eastAsia="Times New Roman" w:cs="Times New Roman"/>
            <w:szCs w:val="24"/>
          </w:rPr>
          <w:t>, but</w:t>
        </w:r>
      </w:ins>
      <w:r w:rsidR="007A4F7F">
        <w:rPr>
          <w:rFonts w:eastAsia="Times New Roman" w:cs="Times New Roman"/>
          <w:szCs w:val="24"/>
        </w:rPr>
        <w:t xml:space="preserve"> we do note that these injuries exist in survey teams (as well as for fishery observers), and in some cases have led to </w:t>
      </w:r>
      <w:del w:id="283" w:author="Ben.Williams" w:date="2023-09-01T07:45:00Z">
        <w:r w:rsidR="007A4F7F" w:rsidDel="005F20CE">
          <w:rPr>
            <w:rFonts w:eastAsia="Times New Roman" w:cs="Times New Roman"/>
            <w:szCs w:val="24"/>
          </w:rPr>
          <w:delText xml:space="preserve">Workman </w:delText>
        </w:r>
      </w:del>
      <w:ins w:id="284" w:author="Ben.Williams" w:date="2023-09-01T07:45:00Z">
        <w:r w:rsidR="005F20CE">
          <w:rPr>
            <w:rFonts w:eastAsia="Times New Roman" w:cs="Times New Roman"/>
            <w:szCs w:val="24"/>
          </w:rPr>
          <w:t>Workers’</w:t>
        </w:r>
        <w:bookmarkStart w:id="285" w:name="_GoBack"/>
        <w:bookmarkEnd w:id="285"/>
        <w:r w:rsidR="005F20CE">
          <w:rPr>
            <w:rFonts w:eastAsia="Times New Roman" w:cs="Times New Roman"/>
            <w:szCs w:val="24"/>
          </w:rPr>
          <w:t xml:space="preserve"> </w:t>
        </w:r>
      </w:ins>
      <w:r w:rsidR="007A4F7F">
        <w:rPr>
          <w:rFonts w:eastAsia="Times New Roman" w:cs="Times New Roman"/>
          <w:szCs w:val="24"/>
        </w:rPr>
        <w:t xml:space="preserve">Compensation claims. It would be difficult, if not impossible, to predict the savings in terms of health or monetary consequences of repetitive motion injuries by sub-sampling at the levels we have recommended here, but we suggest that any reductions in effort would have at least some benefit to reducing these types of injuries. Of course, one should recognize that it would be impossible </w:t>
      </w:r>
      <w:proofErr w:type="gramStart"/>
      <w:r w:rsidR="007A4F7F">
        <w:rPr>
          <w:rFonts w:eastAsia="Times New Roman" w:cs="Times New Roman"/>
          <w:szCs w:val="24"/>
        </w:rPr>
        <w:t>to completely remove</w:t>
      </w:r>
      <w:proofErr w:type="gramEnd"/>
      <w:r w:rsidR="007A4F7F">
        <w:rPr>
          <w:rFonts w:eastAsia="Times New Roman" w:cs="Times New Roman"/>
          <w:szCs w:val="24"/>
        </w:rPr>
        <w:t xml:space="preserve"> these risks, as survey data need to continually be </w:t>
      </w:r>
      <w:del w:id="286" w:author="Siskey, Matthew (DFW)" w:date="2023-08-29T11:56:00Z">
        <w:r w:rsidR="007A4F7F" w:rsidDel="00743179">
          <w:rPr>
            <w:rFonts w:eastAsia="Times New Roman" w:cs="Times New Roman"/>
            <w:szCs w:val="24"/>
          </w:rPr>
          <w:delText xml:space="preserve">conducted </w:delText>
        </w:r>
      </w:del>
      <w:ins w:id="287" w:author="Siskey, Matthew (DFW)" w:date="2023-08-29T11:56:00Z">
        <w:r w:rsidR="00743179">
          <w:rPr>
            <w:rFonts w:eastAsia="Times New Roman" w:cs="Times New Roman"/>
            <w:szCs w:val="24"/>
          </w:rPr>
          <w:t xml:space="preserve">collected </w:t>
        </w:r>
      </w:ins>
      <w:r w:rsidR="007A4F7F">
        <w:rPr>
          <w:rFonts w:eastAsia="Times New Roman" w:cs="Times New Roman"/>
          <w:szCs w:val="24"/>
        </w:rPr>
        <w:t>and there will always be some level of physical effort required to collect these samples.</w:t>
      </w:r>
    </w:p>
    <w:p w14:paraId="7BC410A5" w14:textId="5CC6EB35" w:rsidR="00CD027C" w:rsidRDefault="007A4F7F" w:rsidP="000E3E29">
      <w:pPr>
        <w:pStyle w:val="BodyText"/>
        <w:ind w:firstLine="720"/>
      </w:pPr>
      <w:r>
        <w:lastRenderedPageBreak/>
        <w:t>In this study, w</w:t>
      </w:r>
      <w:r w:rsidR="00CA1586">
        <w:t xml:space="preserve">e demonstrate a method for evaluating tradeoffs between stock assessment needs and workforce health and efficiency and recommend that fishery-independent survey groups collaborate with stock assessment scientists to determine how age and length collections </w:t>
      </w:r>
      <w:proofErr w:type="gramStart"/>
      <w:r w:rsidR="00CA1586">
        <w:t>can be optimized</w:t>
      </w:r>
      <w:proofErr w:type="gramEnd"/>
      <w:r w:rsidR="00CA1586">
        <w:t>.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288" w:name="acknowledgments"/>
      <w:bookmarkEnd w:id="174"/>
      <w:r>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r w:rsidR="007A4F7F">
        <w:t xml:space="preserve"> We thank two anonymous reviews for their helpful and insightful comments that helped to greatly improve this manuscript.</w:t>
      </w: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lastRenderedPageBreak/>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289" w:name="citations"/>
      <w:bookmarkEnd w:id="288"/>
      <w:r>
        <w:lastRenderedPageBreak/>
        <w:t>References</w:t>
      </w:r>
    </w:p>
    <w:p w14:paraId="0A3C7073" w14:textId="77777777" w:rsidR="00FB274C" w:rsidRDefault="00FB274C" w:rsidP="00FB274C">
      <w:pPr>
        <w:pStyle w:val="Bibliography"/>
        <w:ind w:left="720" w:hanging="720"/>
      </w:pPr>
      <w:bookmarkStart w:id="290" w:name="ref-Ailloud2019"/>
      <w:bookmarkStart w:id="291" w:name="refs"/>
      <w:proofErr w:type="spellStart"/>
      <w:r>
        <w:t>Ailloud</w:t>
      </w:r>
      <w:proofErr w:type="spellEnd"/>
      <w:r>
        <w:t xml:space="preserve">, L.E., and </w:t>
      </w:r>
      <w:proofErr w:type="spellStart"/>
      <w:r>
        <w:t>Hoenig</w:t>
      </w:r>
      <w:proofErr w:type="spellEnd"/>
      <w:r>
        <w:t xml:space="preserve">, J.M. 2019. A general theory of age-length keys: Combining the forward and inverse keys to estimate age composition from incomplete data. ICES Journal of Marine Science 76(6): 1515–1523. </w:t>
      </w:r>
      <w:proofErr w:type="spellStart"/>
      <w:proofErr w:type="gramStart"/>
      <w:r>
        <w:t>doi</w:t>
      </w:r>
      <w:proofErr w:type="spellEnd"/>
      <w:proofErr w:type="gramEnd"/>
      <w:r>
        <w:t xml:space="preserve">: </w:t>
      </w:r>
      <w:hyperlink r:id="rId12">
        <w:r>
          <w:rPr>
            <w:rStyle w:val="Hyperlink"/>
          </w:rPr>
          <w:t>10.1093/</w:t>
        </w:r>
        <w:proofErr w:type="spellStart"/>
        <w:r>
          <w:rPr>
            <w:rStyle w:val="Hyperlink"/>
          </w:rPr>
          <w:t>icesjms</w:t>
        </w:r>
        <w:proofErr w:type="spellEnd"/>
        <w:r>
          <w:rPr>
            <w:rStyle w:val="Hyperlink"/>
          </w:rPr>
          <w:t>/fsz072</w:t>
        </w:r>
      </w:hyperlink>
      <w:r>
        <w:t>.</w:t>
      </w:r>
    </w:p>
    <w:p w14:paraId="4BB2A15A" w14:textId="77777777" w:rsidR="00FB274C" w:rsidRDefault="00FB274C" w:rsidP="00FB274C">
      <w:pPr>
        <w:pStyle w:val="Bibliography"/>
        <w:ind w:left="720" w:hanging="720"/>
      </w:pPr>
      <w:bookmarkStart w:id="292" w:name="ref-NRC1998"/>
      <w:bookmarkEnd w:id="290"/>
      <w:r>
        <w:t xml:space="preserve">Council, N.R. 1998. Improving fish stock assessments. The National Academies Press, Washington, DC. </w:t>
      </w:r>
      <w:proofErr w:type="spellStart"/>
      <w:proofErr w:type="gramStart"/>
      <w:r>
        <w:t>doi</w:t>
      </w:r>
      <w:proofErr w:type="spellEnd"/>
      <w:proofErr w:type="gramEnd"/>
      <w:r>
        <w:t xml:space="preserve">: </w:t>
      </w:r>
      <w:hyperlink r:id="rId13">
        <w:r>
          <w:rPr>
            <w:rStyle w:val="Hyperlink"/>
          </w:rPr>
          <w:t>10.17226/5951</w:t>
        </w:r>
      </w:hyperlink>
      <w:r>
        <w:t>.</w:t>
      </w:r>
    </w:p>
    <w:p w14:paraId="1EE4CEAB" w14:textId="77777777" w:rsidR="00FB274C" w:rsidRDefault="00FB274C" w:rsidP="00FB274C">
      <w:pPr>
        <w:pStyle w:val="Bibliography"/>
        <w:ind w:left="720" w:hanging="720"/>
      </w:pPr>
      <w:bookmarkStart w:id="293" w:name="ref-Francis2017"/>
      <w:bookmarkEnd w:id="292"/>
      <w:r>
        <w:t xml:space="preserve">Francis, R.I.C.C. 2017. </w:t>
      </w:r>
      <w:proofErr w:type="spellStart"/>
      <w:r>
        <w:t>Revisting</w:t>
      </w:r>
      <w:proofErr w:type="spellEnd"/>
      <w:r>
        <w:t xml:space="preserve"> data weighting in fisheries stock assessment models. Fisheries Research 192: 5–15. </w:t>
      </w:r>
      <w:proofErr w:type="spellStart"/>
      <w:proofErr w:type="gramStart"/>
      <w:r>
        <w:t>doi</w:t>
      </w:r>
      <w:proofErr w:type="spellEnd"/>
      <w:proofErr w:type="gramEnd"/>
      <w:r>
        <w:t xml:space="preserve">: </w:t>
      </w:r>
      <w:hyperlink r:id="rId14">
        <w:r>
          <w:rPr>
            <w:rStyle w:val="Hyperlink"/>
          </w:rPr>
          <w:t>10.1016/j.fishres.2016.06.006</w:t>
        </w:r>
      </w:hyperlink>
      <w:r>
        <w:t>.</w:t>
      </w:r>
    </w:p>
    <w:p w14:paraId="4AD928D9" w14:textId="77777777" w:rsidR="00FB274C" w:rsidRDefault="00FB274C" w:rsidP="00FB274C">
      <w:pPr>
        <w:pStyle w:val="Bibliography"/>
        <w:ind w:left="720" w:hanging="720"/>
      </w:pPr>
      <w:bookmarkStart w:id="294" w:name="ref-Gerritsen2007"/>
      <w:bookmarkEnd w:id="293"/>
      <w:proofErr w:type="spellStart"/>
      <w:r>
        <w:t>Gerritsen</w:t>
      </w:r>
      <w:proofErr w:type="spellEnd"/>
      <w:r>
        <w:t>,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295" w:name="ref-Hulson2011"/>
      <w:bookmarkEnd w:id="294"/>
      <w:proofErr w:type="spellStart"/>
      <w:r>
        <w:t>Hulson</w:t>
      </w:r>
      <w:proofErr w:type="spellEnd"/>
      <w:r>
        <w:t xml:space="preserve">, P.-J.F., </w:t>
      </w:r>
      <w:proofErr w:type="spellStart"/>
      <w:r>
        <w:t>Hanselman</w:t>
      </w:r>
      <w:proofErr w:type="spellEnd"/>
      <w:r>
        <w:t xml:space="preserve">, D.H., and Quinn, I., Terrance J. 2011. Effects of process and observation errors on effective sample size of fishery and survey age and length composition using variance ratio and likelihood methods. ICES Journal of Marine Science 68(7): 1548–1557. </w:t>
      </w:r>
      <w:proofErr w:type="spellStart"/>
      <w:proofErr w:type="gramStart"/>
      <w:r>
        <w:t>doi</w:t>
      </w:r>
      <w:proofErr w:type="spellEnd"/>
      <w:proofErr w:type="gramEnd"/>
      <w:r>
        <w:t xml:space="preserve">: </w:t>
      </w:r>
      <w:hyperlink r:id="rId15">
        <w:r>
          <w:rPr>
            <w:rStyle w:val="Hyperlink"/>
          </w:rPr>
          <w:t>10.1093/</w:t>
        </w:r>
        <w:proofErr w:type="spellStart"/>
        <w:r>
          <w:rPr>
            <w:rStyle w:val="Hyperlink"/>
          </w:rPr>
          <w:t>icesjms</w:t>
        </w:r>
        <w:proofErr w:type="spellEnd"/>
        <w:r>
          <w:rPr>
            <w:rStyle w:val="Hyperlink"/>
          </w:rPr>
          <w:t>/fsr102</w:t>
        </w:r>
      </w:hyperlink>
      <w:r>
        <w:t>.</w:t>
      </w:r>
    </w:p>
    <w:p w14:paraId="25730819" w14:textId="77777777" w:rsidR="00FB274C" w:rsidRDefault="00FB274C" w:rsidP="00FB274C">
      <w:pPr>
        <w:pStyle w:val="Bibliography"/>
        <w:ind w:left="720" w:hanging="720"/>
      </w:pPr>
      <w:bookmarkStart w:id="296" w:name="ref-Hulson2012"/>
      <w:bookmarkEnd w:id="295"/>
      <w:proofErr w:type="spellStart"/>
      <w:r>
        <w:t>Hulson</w:t>
      </w:r>
      <w:proofErr w:type="spellEnd"/>
      <w:r>
        <w:t xml:space="preserve">, P.-J.F., </w:t>
      </w:r>
      <w:proofErr w:type="spellStart"/>
      <w:r>
        <w:t>Hanselman</w:t>
      </w:r>
      <w:proofErr w:type="spellEnd"/>
      <w:r>
        <w:t xml:space="preserve">, D.H., and Quinn II, T.J. 2012. Determining effective sample size in integrated age-structured assessment models. ICES Journal of Marine Science 69: 281–292. </w:t>
      </w:r>
      <w:proofErr w:type="spellStart"/>
      <w:proofErr w:type="gramStart"/>
      <w:r>
        <w:t>doi</w:t>
      </w:r>
      <w:proofErr w:type="spellEnd"/>
      <w:proofErr w:type="gramEnd"/>
      <w:r>
        <w:t xml:space="preserve">: </w:t>
      </w:r>
      <w:hyperlink r:id="rId16">
        <w:r>
          <w:rPr>
            <w:rStyle w:val="Hyperlink"/>
          </w:rPr>
          <w:t>10.1093/</w:t>
        </w:r>
        <w:proofErr w:type="spellStart"/>
        <w:r>
          <w:rPr>
            <w:rStyle w:val="Hyperlink"/>
          </w:rPr>
          <w:t>icesjms</w:t>
        </w:r>
        <w:proofErr w:type="spellEnd"/>
        <w:r>
          <w:rPr>
            <w:rStyle w:val="Hyperlink"/>
          </w:rPr>
          <w:t>/fsr189</w:t>
        </w:r>
      </w:hyperlink>
      <w:r>
        <w:t>.</w:t>
      </w:r>
    </w:p>
    <w:p w14:paraId="490A718F" w14:textId="77777777" w:rsidR="00FB274C" w:rsidRDefault="00FB274C" w:rsidP="00FB274C">
      <w:pPr>
        <w:pStyle w:val="Bibliography"/>
        <w:ind w:left="720" w:hanging="720"/>
      </w:pPr>
      <w:bookmarkStart w:id="297" w:name="ref-Hulson2017"/>
      <w:bookmarkEnd w:id="296"/>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xml:space="preserve">, S.K. 2017. Investigations into the distribution of sample sizes for determining age composition of multiple species. Fishery Bulletin, U.S. 115: 326–342. </w:t>
      </w:r>
      <w:proofErr w:type="spellStart"/>
      <w:proofErr w:type="gramStart"/>
      <w:r>
        <w:t>doi</w:t>
      </w:r>
      <w:proofErr w:type="spellEnd"/>
      <w:proofErr w:type="gramEnd"/>
      <w:r>
        <w:t xml:space="preserve">: </w:t>
      </w:r>
      <w:hyperlink r:id="rId17">
        <w:r>
          <w:rPr>
            <w:rStyle w:val="Hyperlink"/>
          </w:rPr>
          <w:t>10.7755/FB.115.3.4</w:t>
        </w:r>
      </w:hyperlink>
      <w:r>
        <w:t>.</w:t>
      </w:r>
    </w:p>
    <w:p w14:paraId="30B369EB" w14:textId="77777777" w:rsidR="00FB274C" w:rsidRDefault="00FB274C" w:rsidP="00FB274C">
      <w:pPr>
        <w:pStyle w:val="Bibliography"/>
        <w:ind w:left="720" w:hanging="720"/>
      </w:pPr>
      <w:bookmarkStart w:id="298" w:name="ref-Hulson2023b"/>
      <w:bookmarkEnd w:id="297"/>
      <w:proofErr w:type="spellStart"/>
      <w:r>
        <w:t>Hulson</w:t>
      </w:r>
      <w:proofErr w:type="spellEnd"/>
      <w:r>
        <w:t xml:space="preserve">, P.-J.F., Williams, B., </w:t>
      </w:r>
      <w:proofErr w:type="spellStart"/>
      <w:r>
        <w:t>Siskey</w:t>
      </w:r>
      <w:proofErr w:type="spellEnd"/>
      <w:r>
        <w:t>,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299" w:name="ref-ICES2020"/>
      <w:bookmarkEnd w:id="298"/>
      <w:r>
        <w:t xml:space="preserve">ICES. 2020. Workshop on unavoidable survey effort reduction (WKUSER). ICES Scientific Reports. </w:t>
      </w:r>
      <w:proofErr w:type="spellStart"/>
      <w:proofErr w:type="gramStart"/>
      <w:r>
        <w:t>doi</w:t>
      </w:r>
      <w:proofErr w:type="spellEnd"/>
      <w:proofErr w:type="gramEnd"/>
      <w:r>
        <w:t xml:space="preserve">: </w:t>
      </w:r>
      <w:hyperlink r:id="rId18">
        <w:r>
          <w:rPr>
            <w:rStyle w:val="Hyperlink"/>
          </w:rPr>
          <w:t>10.17895/ices.pub.7453</w:t>
        </w:r>
      </w:hyperlink>
      <w:r>
        <w:t>.</w:t>
      </w:r>
    </w:p>
    <w:p w14:paraId="2681E6A5" w14:textId="77777777" w:rsidR="00FB274C" w:rsidRDefault="00FB274C" w:rsidP="00FB274C">
      <w:pPr>
        <w:pStyle w:val="Bibliography"/>
        <w:ind w:left="720" w:hanging="720"/>
      </w:pPr>
      <w:bookmarkStart w:id="300" w:name="ref-ICES2023"/>
      <w:bookmarkEnd w:id="299"/>
      <w:r>
        <w:t xml:space="preserve">ICES. 2023. Workshop on unavoidable survey effort reduction 2 (WKUSER). ICES Scientific Reports. </w:t>
      </w:r>
      <w:proofErr w:type="spellStart"/>
      <w:proofErr w:type="gramStart"/>
      <w:r>
        <w:t>doi</w:t>
      </w:r>
      <w:proofErr w:type="spellEnd"/>
      <w:proofErr w:type="gramEnd"/>
      <w:r>
        <w:t xml:space="preserve">: </w:t>
      </w:r>
      <w:hyperlink r:id="rId19">
        <w:r>
          <w:rPr>
            <w:rStyle w:val="Hyperlink"/>
          </w:rPr>
          <w:t>10.17895/ices.pub.22086845.v1</w:t>
        </w:r>
      </w:hyperlink>
      <w:r>
        <w:t>.</w:t>
      </w:r>
    </w:p>
    <w:p w14:paraId="607A0CCD" w14:textId="77777777" w:rsidR="00FB274C" w:rsidRDefault="00FB274C" w:rsidP="00FB274C">
      <w:pPr>
        <w:pStyle w:val="Bibliography"/>
        <w:ind w:left="720" w:hanging="720"/>
      </w:pPr>
      <w:bookmarkStart w:id="301" w:name="ref-Lambert2017"/>
      <w:bookmarkEnd w:id="300"/>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xml:space="preserve">, S., Turner, S., and Miller, T. 2017. NOAA technical memorandum: Importance of age data collection for stock assessments: A US national perspective. Report from the otolith sampling </w:t>
      </w:r>
      <w:proofErr w:type="gramStart"/>
      <w:r>
        <w:t>size working</w:t>
      </w:r>
      <w:proofErr w:type="gramEnd"/>
      <w:r>
        <w:t xml:space="preserve"> group (OSSWG).</w:t>
      </w:r>
    </w:p>
    <w:p w14:paraId="4549EB8A" w14:textId="77777777" w:rsidR="00FB274C" w:rsidRDefault="00FB274C" w:rsidP="00FB274C">
      <w:pPr>
        <w:pStyle w:val="Bibliography"/>
        <w:ind w:left="720" w:hanging="720"/>
      </w:pPr>
      <w:bookmarkStart w:id="302" w:name="ref-Lauth2019"/>
      <w:bookmarkEnd w:id="301"/>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3FDDE985" w14:textId="77777777" w:rsidR="00FB274C" w:rsidRDefault="00FB274C" w:rsidP="00FB274C">
      <w:pPr>
        <w:pStyle w:val="Bibliography"/>
        <w:ind w:left="720" w:hanging="720"/>
      </w:pPr>
      <w:bookmarkStart w:id="303" w:name="ref-Maunder2015"/>
      <w:bookmarkEnd w:id="302"/>
      <w:r>
        <w:t xml:space="preserve">Maunder, M.N., and </w:t>
      </w:r>
      <w:proofErr w:type="spellStart"/>
      <w:r>
        <w:t>Piner</w:t>
      </w:r>
      <w:proofErr w:type="spellEnd"/>
      <w:r>
        <w:t xml:space="preserve">, K.R. 2015. Contemporary fisheries stock assessment: Many </w:t>
      </w:r>
      <w:proofErr w:type="gramStart"/>
      <w:r>
        <w:t>issues still</w:t>
      </w:r>
      <w:proofErr w:type="gramEnd"/>
      <w:r>
        <w:t xml:space="preserve"> remain. ICES Journal of Marine Science 72(1): 7–18. </w:t>
      </w:r>
      <w:proofErr w:type="spellStart"/>
      <w:proofErr w:type="gramStart"/>
      <w:r>
        <w:t>doi</w:t>
      </w:r>
      <w:proofErr w:type="spellEnd"/>
      <w:proofErr w:type="gramEnd"/>
      <w:r>
        <w:t xml:space="preserve">: </w:t>
      </w:r>
      <w:hyperlink r:id="rId20">
        <w:r>
          <w:rPr>
            <w:rStyle w:val="Hyperlink"/>
          </w:rPr>
          <w:t>10.1093/</w:t>
        </w:r>
        <w:proofErr w:type="spellStart"/>
        <w:r>
          <w:rPr>
            <w:rStyle w:val="Hyperlink"/>
          </w:rPr>
          <w:t>icesjms</w:t>
        </w:r>
        <w:proofErr w:type="spellEnd"/>
        <w:r>
          <w:rPr>
            <w:rStyle w:val="Hyperlink"/>
          </w:rPr>
          <w:t>/fsu015</w:t>
        </w:r>
      </w:hyperlink>
      <w:r>
        <w:t>.</w:t>
      </w:r>
    </w:p>
    <w:p w14:paraId="3F546BBB" w14:textId="77777777" w:rsidR="00FB274C" w:rsidRDefault="00FB274C" w:rsidP="00FB274C">
      <w:pPr>
        <w:pStyle w:val="Bibliography"/>
        <w:ind w:left="720" w:hanging="720"/>
      </w:pPr>
      <w:bookmarkStart w:id="304" w:name="ref-Mcallister1997"/>
      <w:bookmarkEnd w:id="303"/>
      <w:r>
        <w:t xml:space="preserve">McAllister, M.K., and </w:t>
      </w:r>
      <w:proofErr w:type="spellStart"/>
      <w:r>
        <w:t>Ianelli</w:t>
      </w:r>
      <w:proofErr w:type="spellEnd"/>
      <w:r>
        <w:t xml:space="preserve">, J.N. 1997. Bayesian stock assessment using catch-age data and the sampling-importance resampling algorithm. Canadian Journal of Fisheries and Aquatic Sciences 54(2): 284–300. </w:t>
      </w:r>
      <w:proofErr w:type="spellStart"/>
      <w:proofErr w:type="gramStart"/>
      <w:r>
        <w:t>doi</w:t>
      </w:r>
      <w:proofErr w:type="spellEnd"/>
      <w:proofErr w:type="gramEnd"/>
      <w:r>
        <w:t xml:space="preserve">: </w:t>
      </w:r>
      <w:hyperlink r:id="rId21">
        <w:r>
          <w:rPr>
            <w:rStyle w:val="Hyperlink"/>
          </w:rPr>
          <w:t>10.1139/f96-285</w:t>
        </w:r>
      </w:hyperlink>
      <w:r>
        <w:t>.</w:t>
      </w:r>
    </w:p>
    <w:p w14:paraId="24B5CBAA" w14:textId="77777777" w:rsidR="00FB274C" w:rsidRDefault="00FB274C" w:rsidP="00FB274C">
      <w:pPr>
        <w:pStyle w:val="Bibliography"/>
        <w:ind w:left="720" w:hanging="720"/>
      </w:pPr>
      <w:bookmarkStart w:id="305" w:name="ref-Miller2006"/>
      <w:bookmarkEnd w:id="304"/>
      <w:r>
        <w:t xml:space="preserve">Miller, T.J., and </w:t>
      </w:r>
      <w:proofErr w:type="spellStart"/>
      <w:r>
        <w:t>Skalski</w:t>
      </w:r>
      <w:proofErr w:type="spellEnd"/>
      <w:r>
        <w:t xml:space="preserve">, J.R. 2006. Integrating design- and model-based inference to estimate length and age composition in North Pacific longline catches. Canadian Journal of Fisheries and Aquatic Sciences 63(5): 1092–1114. </w:t>
      </w:r>
      <w:proofErr w:type="spellStart"/>
      <w:proofErr w:type="gramStart"/>
      <w:r>
        <w:t>doi</w:t>
      </w:r>
      <w:proofErr w:type="spellEnd"/>
      <w:proofErr w:type="gramEnd"/>
      <w:r>
        <w:t xml:space="preserve">: </w:t>
      </w:r>
      <w:hyperlink r:id="rId22">
        <w:r>
          <w:rPr>
            <w:rStyle w:val="Hyperlink"/>
          </w:rPr>
          <w:t>10.1139/f06-022</w:t>
        </w:r>
      </w:hyperlink>
      <w:r>
        <w:t>.</w:t>
      </w:r>
    </w:p>
    <w:p w14:paraId="6D52ED5B" w14:textId="77777777" w:rsidR="00FB274C" w:rsidRDefault="00FB274C" w:rsidP="00FB274C">
      <w:pPr>
        <w:pStyle w:val="Bibliography"/>
        <w:ind w:left="720" w:hanging="720"/>
      </w:pPr>
      <w:bookmarkStart w:id="306" w:name="ref-Pennington2000"/>
      <w:bookmarkEnd w:id="305"/>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307" w:name="ref-Prager2003"/>
      <w:bookmarkEnd w:id="306"/>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308" w:name="ref-Punt2013"/>
      <w:bookmarkEnd w:id="307"/>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 </w:t>
      </w:r>
      <w:proofErr w:type="spellStart"/>
      <w:proofErr w:type="gramStart"/>
      <w:r>
        <w:t>doi</w:t>
      </w:r>
      <w:proofErr w:type="spellEnd"/>
      <w:proofErr w:type="gramEnd"/>
      <w:r>
        <w:t xml:space="preserve">: </w:t>
      </w:r>
      <w:hyperlink r:id="rId23">
        <w:r>
          <w:rPr>
            <w:rStyle w:val="Hyperlink"/>
          </w:rPr>
          <w:t>10.1093/</w:t>
        </w:r>
        <w:proofErr w:type="spellStart"/>
        <w:r>
          <w:rPr>
            <w:rStyle w:val="Hyperlink"/>
          </w:rPr>
          <w:t>icesjms</w:t>
        </w:r>
        <w:proofErr w:type="spellEnd"/>
        <w:r>
          <w:rPr>
            <w:rStyle w:val="Hyperlink"/>
          </w:rPr>
          <w:t>/fss185</w:t>
        </w:r>
      </w:hyperlink>
      <w:r>
        <w:t>.</w:t>
      </w:r>
    </w:p>
    <w:p w14:paraId="784A4BAE" w14:textId="77777777" w:rsidR="00FB274C" w:rsidRDefault="00FB274C" w:rsidP="00FB274C">
      <w:pPr>
        <w:pStyle w:val="Bibliography"/>
        <w:ind w:left="720" w:hanging="720"/>
      </w:pPr>
      <w:bookmarkStart w:id="309" w:name="ref-QuinnDeriso1999"/>
      <w:bookmarkEnd w:id="308"/>
      <w:r>
        <w:t xml:space="preserve">Quinn, T., and </w:t>
      </w:r>
      <w:proofErr w:type="spellStart"/>
      <w:r>
        <w:t>Deriso</w:t>
      </w:r>
      <w:proofErr w:type="spellEnd"/>
      <w:r>
        <w:t>, R. 1999. Quantitative Fish Dynamics. Oxford University Press, New York, NY.</w:t>
      </w:r>
    </w:p>
    <w:p w14:paraId="5546581B" w14:textId="77777777" w:rsidR="00FB274C" w:rsidRDefault="00FB274C" w:rsidP="00FB274C">
      <w:pPr>
        <w:pStyle w:val="Bibliography"/>
        <w:ind w:left="720" w:hanging="720"/>
      </w:pPr>
      <w:bookmarkStart w:id="310" w:name="ref-Rcore"/>
      <w:bookmarkEnd w:id="309"/>
      <w:r>
        <w:t xml:space="preserve">R Core Team. 2022. R: A Language and Environment for Statistical Computing. R Foundation for Statistical Computing, Vienna, Austria. Available from </w:t>
      </w:r>
      <w:hyperlink r:id="rId24">
        <w:r>
          <w:rPr>
            <w:rStyle w:val="Hyperlink"/>
          </w:rPr>
          <w:t>https://www.R-project.org/</w:t>
        </w:r>
      </w:hyperlink>
      <w:r>
        <w:t>.</w:t>
      </w:r>
    </w:p>
    <w:p w14:paraId="06AEF46E" w14:textId="77777777" w:rsidR="00FB274C" w:rsidRDefault="00FB274C" w:rsidP="00FB274C">
      <w:pPr>
        <w:pStyle w:val="Bibliography"/>
        <w:ind w:left="720" w:hanging="720"/>
      </w:pPr>
      <w:bookmarkStart w:id="311" w:name="ref-Siskey2023"/>
      <w:bookmarkEnd w:id="310"/>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w:t>
      </w:r>
      <w:proofErr w:type="gramStart"/>
      <w:r>
        <w:t>field-sampling</w:t>
      </w:r>
      <w:proofErr w:type="gramEnd"/>
      <w:r>
        <w:t xml:space="preserve"> and ageing effort on stock assessment inputs, outputs, and catch advice. Canadian Journal of Fisheries and Aquatic Sciences 80(1): 115–131. </w:t>
      </w:r>
      <w:proofErr w:type="spellStart"/>
      <w:proofErr w:type="gramStart"/>
      <w:r>
        <w:t>doi</w:t>
      </w:r>
      <w:proofErr w:type="spellEnd"/>
      <w:proofErr w:type="gramEnd"/>
      <w:r>
        <w:t xml:space="preserve">: </w:t>
      </w:r>
      <w:hyperlink r:id="rId25">
        <w:r>
          <w:rPr>
            <w:rStyle w:val="Hyperlink"/>
          </w:rPr>
          <w:t>10.1139/cjfas-2022-0050</w:t>
        </w:r>
      </w:hyperlink>
      <w:r>
        <w:t>.</w:t>
      </w:r>
    </w:p>
    <w:p w14:paraId="00E3D3AA" w14:textId="77777777" w:rsidR="00FB274C" w:rsidRDefault="00FB274C" w:rsidP="00FB274C">
      <w:pPr>
        <w:pStyle w:val="Bibliography"/>
        <w:ind w:left="720" w:hanging="720"/>
      </w:pPr>
      <w:bookmarkStart w:id="312" w:name="ref-Stauffer2004"/>
      <w:bookmarkEnd w:id="311"/>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313" w:name="ref-Stewart2014"/>
      <w:bookmarkEnd w:id="312"/>
      <w:r>
        <w:t xml:space="preserve">Stewart, I.J., and Hamel, O.S. 2014. Bootstrapping of sample sizes for length-or age-composition data used in stock assessments. Canadian Journal of Fisheries and Aquatic Sciences 71(4): 581–588. </w:t>
      </w:r>
      <w:proofErr w:type="spellStart"/>
      <w:proofErr w:type="gramStart"/>
      <w:r>
        <w:t>doi</w:t>
      </w:r>
      <w:proofErr w:type="spellEnd"/>
      <w:proofErr w:type="gramEnd"/>
      <w:r>
        <w:t xml:space="preserve">: </w:t>
      </w:r>
      <w:hyperlink r:id="rId26">
        <w:r>
          <w:rPr>
            <w:rStyle w:val="Hyperlink"/>
          </w:rPr>
          <w:t>10.1139/cjfas-2013-0289</w:t>
        </w:r>
      </w:hyperlink>
      <w:r>
        <w:t>.</w:t>
      </w:r>
    </w:p>
    <w:p w14:paraId="77327D7B" w14:textId="3A10E062" w:rsidR="00FB274C" w:rsidRDefault="00FB274C" w:rsidP="00FB274C">
      <w:pPr>
        <w:pStyle w:val="Bibliography"/>
        <w:ind w:left="720" w:hanging="720"/>
        <w:rPr>
          <w:ins w:id="314" w:author="Siskey, Matthew (DFW)" w:date="2023-08-28T14:16:00Z"/>
        </w:rPr>
      </w:pPr>
      <w:bookmarkStart w:id="315" w:name="ref-Thorson2014"/>
      <w:bookmarkEnd w:id="313"/>
      <w:r>
        <w:t xml:space="preserve">Thorson, J.T. 2014. Standardizing compositional data for stock assessment. ICES Journal of Marine Science 71(5): 1117–1128. </w:t>
      </w:r>
      <w:proofErr w:type="spellStart"/>
      <w:proofErr w:type="gramStart"/>
      <w:r>
        <w:t>doi</w:t>
      </w:r>
      <w:proofErr w:type="spellEnd"/>
      <w:proofErr w:type="gramEnd"/>
      <w:r>
        <w:t xml:space="preserve">: </w:t>
      </w:r>
      <w:hyperlink r:id="rId27">
        <w:r>
          <w:rPr>
            <w:rStyle w:val="Hyperlink"/>
          </w:rPr>
          <w:t>10.1093/</w:t>
        </w:r>
        <w:proofErr w:type="spellStart"/>
        <w:r>
          <w:rPr>
            <w:rStyle w:val="Hyperlink"/>
          </w:rPr>
          <w:t>icesjms</w:t>
        </w:r>
        <w:proofErr w:type="spellEnd"/>
        <w:r>
          <w:rPr>
            <w:rStyle w:val="Hyperlink"/>
          </w:rPr>
          <w:t>/fst224</w:t>
        </w:r>
      </w:hyperlink>
      <w:r>
        <w:t>.</w:t>
      </w:r>
    </w:p>
    <w:p w14:paraId="347CF462" w14:textId="02C9C064" w:rsidR="00483A7F" w:rsidRDefault="00483A7F" w:rsidP="00FB274C">
      <w:pPr>
        <w:pStyle w:val="Bibliography"/>
        <w:ind w:left="720" w:hanging="720"/>
      </w:pPr>
      <w:ins w:id="316" w:author="Siskey, Matthew (DFW)" w:date="2023-08-28T14:16:00Z">
        <w:r>
          <w:t>Thorson, J.T.</w:t>
        </w:r>
      </w:ins>
      <w:ins w:id="317" w:author="Siskey, Matthew (DFW)" w:date="2023-08-28T14:25:00Z">
        <w:r w:rsidR="00152FD8">
          <w:t xml:space="preserve">, Monahan, C.C., </w:t>
        </w:r>
        <w:proofErr w:type="spellStart"/>
        <w:r w:rsidR="00152FD8">
          <w:t>Hulson</w:t>
        </w:r>
        <w:proofErr w:type="spellEnd"/>
        <w:r w:rsidR="00152FD8">
          <w:t>, P.-J., F.</w:t>
        </w:r>
      </w:ins>
      <w:ins w:id="318" w:author="Siskey, Matthew (DFW)" w:date="2023-08-28T14:16:00Z">
        <w:r>
          <w:t xml:space="preserve"> 2023. </w:t>
        </w:r>
      </w:ins>
      <w:ins w:id="319" w:author="Siskey, Matthew (DFW)" w:date="2023-08-28T14:23:00Z">
        <w:r w:rsidR="00350410" w:rsidRPr="00350410">
          <w:t xml:space="preserve">Data weighting: An iterative process linking surveys, data synthesis, and population models to evaluate </w:t>
        </w:r>
        <w:proofErr w:type="spellStart"/>
        <w:r w:rsidR="00350410" w:rsidRPr="00350410">
          <w:t>mis</w:t>
        </w:r>
        <w:proofErr w:type="spellEnd"/>
        <w:r w:rsidR="00350410" w:rsidRPr="00350410">
          <w:t>-specification</w:t>
        </w:r>
        <w:r w:rsidR="002C7667">
          <w:t>. Fisheries Research 266</w:t>
        </w:r>
      </w:ins>
      <w:ins w:id="320" w:author="Siskey, Matthew (DFW)" w:date="2023-08-28T14:24:00Z">
        <w:r w:rsidR="00B214F2">
          <w:t xml:space="preserve">. </w:t>
        </w:r>
        <w:proofErr w:type="spellStart"/>
        <w:proofErr w:type="gramStart"/>
        <w:r w:rsidR="00B214F2">
          <w:t>doi</w:t>
        </w:r>
        <w:proofErr w:type="spellEnd"/>
        <w:proofErr w:type="gramEnd"/>
        <w:r w:rsidR="00B214F2">
          <w:t xml:space="preserve">: </w:t>
        </w:r>
        <w:r w:rsidR="00B214F2" w:rsidRPr="00B214F2">
          <w:t>10.1016/j.fishres.2023.106762</w:t>
        </w:r>
        <w:r w:rsidR="00B214F2">
          <w:t>.</w:t>
        </w:r>
      </w:ins>
    </w:p>
    <w:p w14:paraId="6704D8DC" w14:textId="77777777" w:rsidR="00FB274C" w:rsidRDefault="00FB274C" w:rsidP="00FB274C">
      <w:pPr>
        <w:pStyle w:val="Bibliography"/>
        <w:ind w:left="720" w:hanging="720"/>
      </w:pPr>
      <w:bookmarkStart w:id="321" w:name="ref-Thorson2017"/>
      <w:bookmarkEnd w:id="315"/>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 xml:space="preserve">-multinomial distribution. Fisheries Research 192: 84–93. </w:t>
      </w:r>
      <w:proofErr w:type="spellStart"/>
      <w:proofErr w:type="gramStart"/>
      <w:r>
        <w:t>doi</w:t>
      </w:r>
      <w:proofErr w:type="spellEnd"/>
      <w:proofErr w:type="gramEnd"/>
      <w:r>
        <w:t xml:space="preserve">: </w:t>
      </w:r>
      <w:hyperlink r:id="rId28">
        <w:r>
          <w:rPr>
            <w:rStyle w:val="Hyperlink"/>
          </w:rPr>
          <w:t>10.1016/j.fishres.2016.06.005</w:t>
        </w:r>
      </w:hyperlink>
      <w:r>
        <w:t>.</w:t>
      </w:r>
    </w:p>
    <w:p w14:paraId="40004F75" w14:textId="77777777" w:rsidR="00FB274C" w:rsidRDefault="00FB274C" w:rsidP="00FB274C">
      <w:pPr>
        <w:pStyle w:val="Bibliography"/>
        <w:ind w:left="720" w:hanging="720"/>
      </w:pPr>
      <w:bookmarkStart w:id="322" w:name="ref-vonSzalay2018"/>
      <w:bookmarkEnd w:id="321"/>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323" w:name="ref-vonSzalay2017"/>
      <w:bookmarkEnd w:id="322"/>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324" w:name="ref-Xu2020"/>
      <w:bookmarkEnd w:id="323"/>
      <w:r>
        <w:t xml:space="preserve">Xu, H., Thorson, J.T., and </w:t>
      </w:r>
      <w:proofErr w:type="spellStart"/>
      <w:r>
        <w:t>Methot</w:t>
      </w:r>
      <w:proofErr w:type="spellEnd"/>
      <w:r>
        <w:t xml:space="preserve">, R.D. 2020. Comparing the performance of three data-weighting methods when allowing for time-varying selectivity. Canadian Journal of Fisheries and Aquatic Sciences 77(2): 247–263. </w:t>
      </w:r>
      <w:proofErr w:type="spellStart"/>
      <w:proofErr w:type="gramStart"/>
      <w:r>
        <w:t>doi</w:t>
      </w:r>
      <w:proofErr w:type="spellEnd"/>
      <w:proofErr w:type="gramEnd"/>
      <w:r>
        <w:t xml:space="preserve">: </w:t>
      </w:r>
      <w:hyperlink r:id="rId29">
        <w:r>
          <w:rPr>
            <w:rStyle w:val="Hyperlink"/>
          </w:rPr>
          <w:t>10.1139/cjfas-2019-0107</w:t>
        </w:r>
      </w:hyperlink>
      <w:r>
        <w:t>.</w:t>
      </w:r>
    </w:p>
    <w:p w14:paraId="3A2FD3D2" w14:textId="77777777" w:rsidR="00FB274C" w:rsidRDefault="00FB274C" w:rsidP="00FB274C">
      <w:pPr>
        <w:pStyle w:val="Bibliography"/>
        <w:ind w:left="720" w:hanging="720"/>
      </w:pPr>
      <w:bookmarkStart w:id="325" w:name="ref-Zimmermann2009"/>
      <w:bookmarkEnd w:id="324"/>
      <w:r>
        <w:lastRenderedPageBreak/>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w:t>
      </w:r>
      <w:proofErr w:type="gramStart"/>
      <w:r>
        <w:t>1</w:t>
      </w:r>
      <w:proofErr w:type="gramEnd"/>
      <w:r>
        <w:t>.</w:t>
      </w:r>
    </w:p>
    <w:bookmarkEnd w:id="291"/>
    <w:bookmarkEnd w:id="325"/>
    <w:p w14:paraId="57DDEBF1" w14:textId="77777777" w:rsidR="00CD027C" w:rsidRDefault="00CA1586">
      <w:r>
        <w:br w:type="page"/>
      </w:r>
    </w:p>
    <w:p w14:paraId="77B14F6B" w14:textId="77777777" w:rsidR="00CD027C" w:rsidRDefault="00CA1586">
      <w:pPr>
        <w:pStyle w:val="Heading1"/>
      </w:pPr>
      <w:bookmarkStart w:id="326" w:name="tables"/>
      <w:bookmarkEnd w:id="289"/>
      <w:r>
        <w:lastRenderedPageBreak/>
        <w:t>Tables</w:t>
      </w:r>
    </w:p>
    <w:p w14:paraId="6840B806" w14:textId="075D41AA" w:rsidR="000E3E29" w:rsidRPr="00AD3EC8" w:rsidRDefault="000E3E29" w:rsidP="000E3E29">
      <w:pPr>
        <w:pStyle w:val="TableCaption"/>
        <w:rPr>
          <w:i w:val="0"/>
        </w:rPr>
      </w:pPr>
      <w:bookmarkStart w:id="327" w:name="tab:species-samples"/>
      <w:bookmarkStart w:id="328" w:name="figures"/>
      <w:bookmarkEnd w:id="326"/>
      <w:bookmarkEnd w:id="327"/>
      <w:r w:rsidRPr="00AD3EC8">
        <w:rPr>
          <w:i w:val="0"/>
        </w:rPr>
        <w:t xml:space="preserve">Table 1: Average length and age samples (length samples </w:t>
      </w:r>
      <w:proofErr w:type="gramStart"/>
      <w:ins w:id="329" w:author="Meaghan.Bryan" w:date="2023-08-25T11:51:00Z">
        <w:r w:rsidR="005860D4">
          <w:rPr>
            <w:i w:val="0"/>
          </w:rPr>
          <w:t xml:space="preserve">are </w:t>
        </w:r>
      </w:ins>
      <w:r w:rsidRPr="00AD3EC8">
        <w:rPr>
          <w:i w:val="0"/>
        </w:rPr>
        <w:t>shown</w:t>
      </w:r>
      <w:proofErr w:type="gramEnd"/>
      <w:r w:rsidRPr="00AD3EC8">
        <w:rPr>
          <w:i w:val="0"/>
        </w:rPr>
        <w:t xml:space="preserve"> first, age samples</w:t>
      </w:r>
      <w:ins w:id="330" w:author="Meaghan.Bryan" w:date="2023-08-25T11:51:00Z">
        <w:r w:rsidR="005860D4">
          <w:rPr>
            <w:i w:val="0"/>
          </w:rPr>
          <w:t xml:space="preserve"> are</w:t>
        </w:r>
      </w:ins>
      <w:r w:rsidRPr="00AD3EC8">
        <w:rPr>
          <w:i w:val="0"/>
        </w:rPr>
        <w:t xml:space="preserve"> shown in parentheses) from the most recent three AFSC bottom trawl surveys by region for the stocks evaluated in the bootstrap-simulation for reduction in length and age collections. Species types </w:t>
      </w:r>
      <w:proofErr w:type="gramStart"/>
      <w:r w:rsidRPr="00AD3EC8">
        <w:rPr>
          <w:i w:val="0"/>
        </w:rPr>
        <w:t>are shown</w:t>
      </w:r>
      <w:proofErr w:type="gramEnd"/>
      <w:r w:rsidRPr="00AD3EC8">
        <w:rPr>
          <w:i w:val="0"/>
        </w:rPr>
        <w:t xml:space="preserve">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proofErr w:type="spellStart"/>
            <w:r>
              <w:t>arrowtooth</w:t>
            </w:r>
            <w:proofErr w:type="spellEnd"/>
            <w:r>
              <w:t xml:space="preserve"> flounder (f)</w:t>
            </w:r>
          </w:p>
        </w:tc>
        <w:tc>
          <w:tcPr>
            <w:tcW w:w="1249" w:type="pct"/>
          </w:tcPr>
          <w:p w14:paraId="296E7028" w14:textId="77777777" w:rsidR="000E3E29" w:rsidRPr="006B13FE" w:rsidRDefault="000E3E29" w:rsidP="00BC1CB0">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proofErr w:type="spellStart"/>
            <w:r w:rsidRPr="006B13FE">
              <w:rPr>
                <w:i/>
              </w:rPr>
              <w:t>Glyptocephalus</w:t>
            </w:r>
            <w:proofErr w:type="spellEnd"/>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 xml:space="preserve">walleye </w:t>
            </w:r>
            <w:proofErr w:type="spellStart"/>
            <w:r>
              <w:t>pollock</w:t>
            </w:r>
            <w:proofErr w:type="spellEnd"/>
            <w:r>
              <w:t xml:space="preserve"> (g)</w:t>
            </w:r>
          </w:p>
        </w:tc>
        <w:tc>
          <w:tcPr>
            <w:tcW w:w="1249" w:type="pct"/>
          </w:tcPr>
          <w:p w14:paraId="13575479"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40878BE8" w:rsidR="000E3E29" w:rsidRPr="006B13FE" w:rsidRDefault="000E3E29" w:rsidP="000E3E29">
      <w:pPr>
        <w:pStyle w:val="TableCaption"/>
        <w:rPr>
          <w:i w:val="0"/>
        </w:rPr>
      </w:pPr>
      <w:r w:rsidRPr="006B13FE">
        <w:rPr>
          <w:i w:val="0"/>
        </w:rPr>
        <w:lastRenderedPageBreak/>
        <w:t xml:space="preserve">Table 2: Average reductions in </w:t>
      </w:r>
      <w:r w:rsidR="0051081A">
        <w:rPr>
          <w:i w:val="0"/>
        </w:rPr>
        <w:t xml:space="preserve">total </w:t>
      </w:r>
      <w:r w:rsidRPr="006B13FE">
        <w:rPr>
          <w:i w:val="0"/>
        </w:rPr>
        <w:t>length frequency samples</w:t>
      </w:r>
      <w:r w:rsidR="0051081A">
        <w:rPr>
          <w:i w:val="0"/>
        </w:rPr>
        <w:t xml:space="preserve"> per survey</w:t>
      </w:r>
      <w:r w:rsidRPr="006B13FE">
        <w:rPr>
          <w:i w:val="0"/>
        </w:rPr>
        <w:t xml:space="preserve"> when sampling 1</w:t>
      </w:r>
      <w:r w:rsidR="00C95F8B">
        <w:rPr>
          <w:i w:val="0"/>
        </w:rPr>
        <w:t>5</w:t>
      </w:r>
      <w:r w:rsidRPr="006B13FE">
        <w:rPr>
          <w:i w:val="0"/>
        </w:rPr>
        <w:t>0 (left side) and 1</w:t>
      </w:r>
      <w:r w:rsidR="00C95F8B">
        <w:rPr>
          <w:i w:val="0"/>
        </w:rPr>
        <w:t>0</w:t>
      </w:r>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proofErr w:type="spellStart"/>
            <w:r>
              <w:t>arrowtooth</w:t>
            </w:r>
            <w:proofErr w:type="spellEnd"/>
            <w:r>
              <w:t xml:space="preserve">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 xml:space="preserve">walleye </w:t>
            </w:r>
            <w:proofErr w:type="spellStart"/>
            <w:r>
              <w:t>pollock</w:t>
            </w:r>
            <w:proofErr w:type="spellEnd"/>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 w14:paraId="030C8365" w14:textId="62CE3402" w:rsidR="00774E74" w:rsidRDefault="00774E74">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p>
    <w:p w14:paraId="01D879D0" w14:textId="71CB21AC" w:rsidR="00CD027C" w:rsidRDefault="00CA1586">
      <w:pPr>
        <w:pStyle w:val="ImageCaption"/>
      </w:pPr>
      <w:bookmarkStart w:id="331" w:name="fig:bs-flows"/>
      <w:bookmarkEnd w:id="331"/>
      <w:commentRangeStart w:id="332"/>
      <w:commentRangeStart w:id="333"/>
      <w:r>
        <w:t>Figure 1</w:t>
      </w:r>
      <w:commentRangeEnd w:id="332"/>
      <w:r w:rsidR="002C5D78">
        <w:rPr>
          <w:rStyle w:val="CommentReference"/>
          <w:iCs w:val="0"/>
        </w:rPr>
        <w:commentReference w:id="332"/>
      </w:r>
      <w:commentRangeEnd w:id="333"/>
      <w:r w:rsidR="001E4466">
        <w:rPr>
          <w:rStyle w:val="CommentReference"/>
          <w:iCs w:val="0"/>
        </w:rPr>
        <w:commentReference w:id="333"/>
      </w:r>
      <w:r>
        <w:t xml:space="preserve">: </w:t>
      </w:r>
      <w:r w:rsidR="00774E74" w:rsidRPr="00D97AF6">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p>
    <w:p w14:paraId="68C5E26D" w14:textId="74F68E0F" w:rsidR="00CD027C" w:rsidRDefault="00BE7F65">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8C537A" w14:textId="515E8A82" w:rsidR="00CD027C" w:rsidRDefault="00CA1586">
      <w:pPr>
        <w:pStyle w:val="ImageCaption"/>
      </w:pPr>
      <w:bookmarkStart w:id="334" w:name="fig:length-iss"/>
      <w:bookmarkEnd w:id="334"/>
      <w:r>
        <w:t>Figure 2: Boxplots</w:t>
      </w:r>
      <w:r w:rsidR="004F711F">
        <w:t xml:space="preserve"> by species type</w:t>
      </w:r>
      <w:r>
        <w:t xml:space="preserve"> </w:t>
      </w:r>
      <w:r w:rsidR="004F711F">
        <w:t>(</w:t>
      </w:r>
      <w:r>
        <w:t xml:space="preserve">aggregated </w:t>
      </w:r>
      <w:r w:rsidR="004F711F">
        <w:t>across</w:t>
      </w:r>
      <w:r>
        <w:t xml:space="preserve"> s</w:t>
      </w:r>
      <w:r w:rsidR="00BE7F65">
        <w:t>tock</w:t>
      </w:r>
      <w:r>
        <w:t>s and regions</w:t>
      </w:r>
      <w:r w:rsidR="004F711F">
        <w:t>)</w:t>
      </w:r>
      <w:r>
        <w:t xml:space="preserve"> of length composition (top panel</w:t>
      </w:r>
      <w:r w:rsidR="00261650">
        <w:t>s</w:t>
      </w:r>
      <w:r>
        <w:t>) and age composition (bottom panel</w:t>
      </w:r>
      <w:r w:rsidR="00261650">
        <w:t>s</w:t>
      </w:r>
      <w:r>
        <w:t>) input sample size across haul length frequency sub-sampling levels evaluated.</w:t>
      </w:r>
    </w:p>
    <w:p w14:paraId="446B2006" w14:textId="738B5C4B" w:rsidR="00CD027C" w:rsidRDefault="00BE7F65">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B86291" w14:textId="70F569B5" w:rsidR="00CD027C" w:rsidRDefault="00CA1586">
      <w:pPr>
        <w:pStyle w:val="ImageCaption"/>
      </w:pPr>
      <w:bookmarkStart w:id="335" w:name="fig:prop-length-iss"/>
      <w:bookmarkEnd w:id="335"/>
      <w:r>
        <w:t xml:space="preserve">Figure 3: </w:t>
      </w:r>
      <w:r w:rsidR="004B6FEB">
        <w:t>R</w:t>
      </w:r>
      <w:r>
        <w:t>elative length</w:t>
      </w:r>
      <w:r w:rsidR="00BE7F65">
        <w:t xml:space="preserve"> (top panels) and age (bottom panels)</w:t>
      </w:r>
      <w:r>
        <w:t xml:space="preserve"> composition input sample size by species type</w:t>
      </w:r>
      <w:r w:rsidR="00BE7F65">
        <w:t xml:space="preserve"> (aggregated across stocks and regions) </w:t>
      </w:r>
      <w:r>
        <w:t>across haul length frequency sub-sampling levels evaluated (grey line at 0.9</w:t>
      </w:r>
      <w:r w:rsidR="00BE7F65">
        <w:t xml:space="preserve"> for length composition and 1.0 for age composition</w:t>
      </w:r>
      <w:r>
        <w:t xml:space="preserve"> shown for reference).</w:t>
      </w:r>
    </w:p>
    <w:p w14:paraId="650ECCD0" w14:textId="77777777" w:rsidR="004B6FEB" w:rsidRDefault="004B6FEB" w:rsidP="004B6FEB">
      <w:pPr>
        <w:pStyle w:val="ImageCaption"/>
      </w:pPr>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D4473F" w14:textId="5CDAA15C" w:rsidR="004B6FEB" w:rsidRDefault="004B6FEB" w:rsidP="004B6FEB">
      <w:pPr>
        <w:pStyle w:val="ImageCaption"/>
      </w:pPr>
      <w:r>
        <w:t xml:space="preserve">Figure 4: Relative length composition input sample size by length bin and species type (aggregated across stocks </w:t>
      </w:r>
      <w:r w:rsidR="00A33335">
        <w:t>within the Gulf of Alaska</w:t>
      </w:r>
      <w:r>
        <w:t>) across haul length frequency sub-sampling levels evaluated (grey line at 0.9 shown for reference).</w:t>
      </w:r>
    </w:p>
    <w:p w14:paraId="4DA8BFAA" w14:textId="77777777" w:rsidR="004B6FEB" w:rsidRDefault="004B6FEB" w:rsidP="004B6FEB">
      <w:pPr>
        <w:pStyle w:val="ImageCaption"/>
      </w:pPr>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CDAECE" w14:textId="06C907C9" w:rsidR="004B6FEB" w:rsidRDefault="004B6FEB" w:rsidP="004B6FEB">
      <w:pPr>
        <w:pStyle w:val="ImageCaption"/>
      </w:pPr>
      <w:r>
        <w:t>Figure 5: Relative length composition input sample size by species type and regional scale for the Gulf of Alaska (aggregated across stocks) across</w:t>
      </w:r>
      <w:ins w:id="336" w:author="Meaghan.Bryan" w:date="2023-08-25T12:18:00Z">
        <w:r w:rsidR="000C03B3">
          <w:t xml:space="preserve"> the</w:t>
        </w:r>
      </w:ins>
      <w:r>
        <w:t xml:space="preserve"> </w:t>
      </w:r>
      <w:ins w:id="337" w:author="Meaghan.Bryan" w:date="2023-08-25T12:18:00Z">
        <w:r w:rsidR="000C03B3">
          <w:t xml:space="preserve">evaluated </w:t>
        </w:r>
      </w:ins>
      <w:r>
        <w:t xml:space="preserve">haul length frequency sub-sampling levels </w:t>
      </w:r>
      <w:del w:id="338" w:author="Meaghan.Bryan" w:date="2023-08-25T12:18:00Z">
        <w:r w:rsidDel="000C03B3">
          <w:delText xml:space="preserve">evaluated </w:delText>
        </w:r>
      </w:del>
      <w:r>
        <w:t>(grey line at 0.9 shown for reference).</w:t>
      </w:r>
    </w:p>
    <w:p w14:paraId="59AC1138" w14:textId="77777777" w:rsidR="004B6FEB" w:rsidRDefault="004B6FEB">
      <w:pPr>
        <w:pStyle w:val="ImageCaption"/>
      </w:pPr>
    </w:p>
    <w:p w14:paraId="28AA2D18" w14:textId="494319B0" w:rsidR="00CD027C" w:rsidRDefault="00AE1599">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0B216" w14:textId="4A964221" w:rsidR="00CD027C" w:rsidRDefault="00CA1586">
      <w:pPr>
        <w:pStyle w:val="ImageCaption"/>
      </w:pPr>
      <w:bookmarkStart w:id="339" w:name="fig:age-iss"/>
      <w:bookmarkEnd w:id="339"/>
      <w:r>
        <w:t xml:space="preserve">Figure </w:t>
      </w:r>
      <w:r w:rsidR="00AE1599">
        <w:t>6</w:t>
      </w:r>
      <w:r>
        <w:t>: Boxplots by species type</w:t>
      </w:r>
      <w:r w:rsidR="00261650">
        <w:t xml:space="preserve"> (aggregated across stocks and regions)</w:t>
      </w:r>
      <w:r>
        <w:t xml:space="preserve"> of age composition input sample size </w:t>
      </w:r>
      <w:r w:rsidR="00261650">
        <w:t>(top panels) and relative age composition input sample size (bottom panels)</w:t>
      </w:r>
      <w:r>
        <w:t xml:space="preserve"> across </w:t>
      </w:r>
      <w:ins w:id="340" w:author="Meaghan.Bryan" w:date="2023-08-25T12:18:00Z">
        <w:r w:rsidR="00C16E26">
          <w:t xml:space="preserve">the evaluated </w:t>
        </w:r>
      </w:ins>
      <w:r>
        <w:t>age collection sub-sampling levels</w:t>
      </w:r>
      <w:del w:id="341" w:author="Meaghan.Bryan" w:date="2023-08-25T12:19:00Z">
        <w:r w:rsidDel="00C16E26">
          <w:delText xml:space="preserve"> e</w:delText>
        </w:r>
      </w:del>
      <w:del w:id="342" w:author="Meaghan.Bryan" w:date="2023-08-25T12:18:00Z">
        <w:r w:rsidDel="00C16E26">
          <w:delText>valuated</w:delText>
        </w:r>
      </w:del>
      <w:r>
        <w:t>.</w:t>
      </w:r>
    </w:p>
    <w:p w14:paraId="408B6874" w14:textId="52537418" w:rsidR="00CD027C" w:rsidRDefault="00261650">
      <w:bookmarkStart w:id="343" w:name="fig:prop-age-iss"/>
      <w:bookmarkEnd w:id="343"/>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3F330973" w14:textId="29E85D46" w:rsidR="00CD027C" w:rsidRDefault="00CA1586" w:rsidP="00FB274C">
      <w:pPr>
        <w:pStyle w:val="ImageCaption"/>
      </w:pPr>
      <w:bookmarkStart w:id="344" w:name="fig:age-ss-iss"/>
      <w:bookmarkEnd w:id="344"/>
      <w:r>
        <w:t xml:space="preserve">Figure </w:t>
      </w:r>
      <w:r w:rsidR="00261650">
        <w:t>7</w:t>
      </w:r>
      <w:r>
        <w:t>: Stock-specific relative age composition input sample size grouped by species type and region compared to age collection sub-sampling levels (1-1 line shown for reference</w:t>
      </w:r>
      <w:del w:id="345" w:author="Siskey, Matthew (DFW)" w:date="2023-08-28T16:41:00Z">
        <w:r w:rsidDel="003522A7">
          <w:delText xml:space="preserve">, </w:delText>
        </w:r>
      </w:del>
      <w:ins w:id="346" w:author="Siskey, Matthew (DFW)" w:date="2023-08-28T16:41:00Z">
        <w:r w:rsidR="003522A7">
          <w:t xml:space="preserve">; </w:t>
        </w:r>
      </w:ins>
      <w:r>
        <w:t>linear model fit by composition type for each species type also shown for reference).</w:t>
      </w:r>
      <w:bookmarkEnd w:id="328"/>
    </w:p>
    <w:p w14:paraId="6ED9F967" w14:textId="77777777" w:rsidR="00D97AF6" w:rsidRDefault="00D97AF6" w:rsidP="00FB274C">
      <w:pPr>
        <w:pStyle w:val="ImageCaption"/>
      </w:pPr>
    </w:p>
    <w:p w14:paraId="15A0553C" w14:textId="1CCA7F4E" w:rsidR="00184810" w:rsidRDefault="00184810" w:rsidP="00FB274C">
      <w:pPr>
        <w:pStyle w:val="ImageCaption"/>
      </w:pPr>
    </w:p>
    <w:p w14:paraId="1F8293B4" w14:textId="303396C0" w:rsidR="00184810" w:rsidRDefault="00184810" w:rsidP="00FB274C">
      <w:pPr>
        <w:pStyle w:val="ImageCaption"/>
      </w:pPr>
      <w:r w:rsidRPr="00184810">
        <w:rPr>
          <w:noProof/>
        </w:rPr>
        <w:lastRenderedPageBreak/>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462B1486" w14:textId="409B12AB" w:rsidR="00184810" w:rsidRDefault="00184810" w:rsidP="00FB274C">
      <w:pPr>
        <w:pStyle w:val="ImageCaption"/>
      </w:pPr>
      <w:r>
        <w:t xml:space="preserve">Figure 8: Relative bias in sex-specific mean length and sex ratio by species type (aggregated across stocks and regions) for </w:t>
      </w:r>
      <w:proofErr w:type="gramStart"/>
      <w:r>
        <w:t>haul length frequency sample sizes</w:t>
      </w:r>
      <w:proofErr w:type="gramEnd"/>
      <w:r>
        <w:t xml:space="preserve"> of 100 and 150 fish per haul.</w:t>
      </w:r>
    </w:p>
    <w:sectPr w:rsidR="00184810" w:rsidSect="00BC1CB0">
      <w:footerReference w:type="default" r:id="rId3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iskey, Matthew (DFW)" w:date="2023-08-28T16:57:00Z" w:initials="SM(">
    <w:p w14:paraId="4E0FA721" w14:textId="77777777" w:rsidR="004511DC" w:rsidRDefault="004511DC" w:rsidP="004511DC">
      <w:pPr>
        <w:pStyle w:val="CommentText"/>
      </w:pPr>
      <w:r>
        <w:rPr>
          <w:rStyle w:val="CommentReference"/>
        </w:rPr>
        <w:annotationRef/>
      </w:r>
      <w:r>
        <w:t>Suggest 'balancing sampling efficiency, data uncertainty, and workforce health'</w:t>
      </w:r>
    </w:p>
  </w:comment>
  <w:comment w:id="52" w:author="Siskey, Matthew (DFW)" w:date="2023-08-28T17:26:00Z" w:initials="SM(">
    <w:p w14:paraId="7C9937F7" w14:textId="45EEF1B3" w:rsidR="004511DC" w:rsidRDefault="004511DC" w:rsidP="004511DC">
      <w:pPr>
        <w:pStyle w:val="CommentText"/>
      </w:pPr>
      <w:r>
        <w:rPr>
          <w:rStyle w:val="CommentReference"/>
        </w:rPr>
        <w:annotationRef/>
      </w:r>
      <w:r>
        <w:t xml:space="preserve">Maybe note that this subsample is separate from the length </w:t>
      </w:r>
      <w:proofErr w:type="spellStart"/>
      <w:r>
        <w:t>freq</w:t>
      </w:r>
      <w:proofErr w:type="spellEnd"/>
      <w:r>
        <w:t xml:space="preserve"> subsample (or not).</w:t>
      </w:r>
    </w:p>
  </w:comment>
  <w:comment w:id="110" w:author="Ben.Williams" w:date="2023-09-01T06:51:00Z" w:initials="B">
    <w:p w14:paraId="73591982" w14:textId="295F628B" w:rsidR="0062704A" w:rsidRDefault="0062704A">
      <w:pPr>
        <w:pStyle w:val="CommentText"/>
      </w:pPr>
      <w:r>
        <w:rPr>
          <w:rStyle w:val="CommentReference"/>
        </w:rPr>
        <w:annotationRef/>
      </w:r>
      <w:r>
        <w:t>Not sure what this is referencing? Should this be 7?</w:t>
      </w:r>
    </w:p>
  </w:comment>
  <w:comment w:id="119" w:author="Ben.Williams" w:date="2023-09-01T06:54:00Z" w:initials="B">
    <w:p w14:paraId="075FE17E" w14:textId="53D374D8" w:rsidR="00012743" w:rsidRDefault="00012743">
      <w:pPr>
        <w:pStyle w:val="CommentText"/>
      </w:pPr>
      <w:r>
        <w:rPr>
          <w:rStyle w:val="CommentReference"/>
        </w:rPr>
        <w:annotationRef/>
      </w:r>
      <w:r>
        <w:t>This is described earlier in the doc</w:t>
      </w:r>
    </w:p>
  </w:comment>
  <w:comment w:id="125" w:author="Siskey, Matthew (DFW)" w:date="2023-08-29T09:54:00Z" w:initials="SM(">
    <w:p w14:paraId="5314B3AE" w14:textId="77777777" w:rsidR="004511DC" w:rsidRDefault="004511DC" w:rsidP="004511DC">
      <w:pPr>
        <w:pStyle w:val="CommentText"/>
      </w:pPr>
      <w:r>
        <w:rPr>
          <w:rStyle w:val="CommentReference"/>
        </w:rPr>
        <w:annotationRef/>
      </w:r>
      <w:r>
        <w:t>This might be better moved up the paragraph, but only a suggestion.</w:t>
      </w:r>
    </w:p>
  </w:comment>
  <w:comment w:id="130" w:author="Ben.Williams" w:date="2023-09-01T07:00:00Z" w:initials="B">
    <w:p w14:paraId="4D3016B5" w14:textId="7107AD93" w:rsidR="00012743" w:rsidRDefault="00012743">
      <w:pPr>
        <w:pStyle w:val="CommentText"/>
      </w:pPr>
      <w:r>
        <w:rPr>
          <w:rStyle w:val="CommentReference"/>
        </w:rPr>
        <w:annotationRef/>
      </w:r>
      <w:r>
        <w:t>Could probably drop this sentence</w:t>
      </w:r>
    </w:p>
  </w:comment>
  <w:comment w:id="133" w:author="Siskey, Matthew (DFW)" w:date="2023-08-29T10:36:00Z" w:initials="SM(">
    <w:p w14:paraId="7421FB4D" w14:textId="77777777" w:rsidR="004511DC" w:rsidRDefault="004511DC" w:rsidP="004511DC">
      <w:pPr>
        <w:pStyle w:val="CommentText"/>
      </w:pPr>
      <w:r>
        <w:rPr>
          <w:rStyle w:val="CommentReference"/>
        </w:rPr>
        <w:annotationRef/>
      </w:r>
      <w:r>
        <w:t>Feel free to switch back, level just felt repetitive to me.</w:t>
      </w:r>
    </w:p>
  </w:comment>
  <w:comment w:id="163" w:author="Siskey, Matthew (DFW)" w:date="2023-08-29T10:51:00Z" w:initials="SM(">
    <w:p w14:paraId="6E3A3F7A" w14:textId="77777777" w:rsidR="004511DC" w:rsidRDefault="004511DC" w:rsidP="004511DC">
      <w:pPr>
        <w:pStyle w:val="CommentText"/>
      </w:pPr>
      <w:r>
        <w:rPr>
          <w:rStyle w:val="CommentReference"/>
        </w:rPr>
        <w:annotationRef/>
      </w:r>
      <w:r>
        <w:t>Or males could group together by size/age more than females do. Is there some ecological reason for this (e.g., spawning behavior)?</w:t>
      </w:r>
    </w:p>
  </w:comment>
  <w:comment w:id="173" w:author="Ben.Williams" w:date="2023-09-01T07:17:00Z" w:initials="B">
    <w:p w14:paraId="58768745" w14:textId="70AD7320" w:rsidR="00272BF3" w:rsidRDefault="00272BF3">
      <w:pPr>
        <w:pStyle w:val="CommentText"/>
      </w:pPr>
      <w:r>
        <w:rPr>
          <w:rStyle w:val="CommentReference"/>
        </w:rPr>
        <w:annotationRef/>
      </w:r>
      <w:r>
        <w:t>Not sure why we call this one species “other” – though going through and fixing all the figs etc. doesn’t seem worth it</w:t>
      </w:r>
    </w:p>
  </w:comment>
  <w:comment w:id="180" w:author="Siskey, Matthew (DFW)" w:date="2023-08-29T11:12:00Z" w:initials="SM(">
    <w:p w14:paraId="6260F71E" w14:textId="77777777" w:rsidR="004511DC" w:rsidRDefault="004511DC" w:rsidP="004511DC">
      <w:pPr>
        <w:pStyle w:val="CommentText"/>
      </w:pPr>
      <w:r>
        <w:rPr>
          <w:rStyle w:val="CommentReference"/>
        </w:rPr>
        <w:annotationRef/>
      </w:r>
      <w:r>
        <w:t>Moved up to define this relationship in the first sentence instead.</w:t>
      </w:r>
    </w:p>
  </w:comment>
  <w:comment w:id="243" w:author="Siskey, Matthew (DFW)" w:date="2023-08-29T11:36:00Z" w:initials="SM(">
    <w:p w14:paraId="7FE776E4" w14:textId="77777777" w:rsidR="004511DC" w:rsidRDefault="004511DC" w:rsidP="004511DC">
      <w:pPr>
        <w:pStyle w:val="CommentText"/>
      </w:pPr>
      <w:r>
        <w:rPr>
          <w:rStyle w:val="CommentReference"/>
        </w:rPr>
        <w:annotationRef/>
      </w:r>
      <w:r>
        <w:t>This wording is a little awkward to me, might suggest splitting up the sentence.</w:t>
      </w:r>
    </w:p>
  </w:comment>
  <w:comment w:id="252" w:author="Meaghan.Bryan" w:date="2023-08-22T10:23:00Z" w:initials="M">
    <w:p w14:paraId="34F6BB11" w14:textId="560EA9CD" w:rsidR="004511DC" w:rsidRDefault="004511DC">
      <w:pPr>
        <w:pStyle w:val="CommentText"/>
      </w:pPr>
      <w:r>
        <w:rPr>
          <w:rStyle w:val="CommentReference"/>
        </w:rPr>
        <w:annotationRef/>
      </w:r>
      <w:r>
        <w:t xml:space="preserve">Is this too vague? Is over 50% reasonable or should it be higher? </w:t>
      </w:r>
    </w:p>
  </w:comment>
  <w:comment w:id="255" w:author="Meaghan.Bryan" w:date="2023-08-22T10:30:00Z" w:initials="M">
    <w:p w14:paraId="1957E9A3" w14:textId="77777777" w:rsidR="004511DC" w:rsidRDefault="004511DC">
      <w:pPr>
        <w:pStyle w:val="CommentText"/>
        <w:rPr>
          <w:rStyle w:val="CommentReference"/>
        </w:rPr>
      </w:pPr>
      <w:r>
        <w:rPr>
          <w:rStyle w:val="CommentReference"/>
        </w:rPr>
        <w:annotationRef/>
      </w:r>
      <w:r>
        <w:rPr>
          <w:rStyle w:val="CommentReference"/>
        </w:rPr>
        <w:t>Suggested edit if it does not change the intended meaning:</w:t>
      </w:r>
    </w:p>
    <w:p w14:paraId="4B5D51CD" w14:textId="1842A7B7" w:rsidR="004511DC" w:rsidRDefault="004511DC">
      <w:pPr>
        <w:pStyle w:val="CommentText"/>
      </w:pPr>
      <w:r>
        <w:rPr>
          <w:rStyle w:val="CommentReference"/>
        </w:rPr>
        <w:t xml:space="preserve">Similar analyses using the methods outlined here should be conducted when programs are interested in evaluating the consequences of subsampling on age composition data. </w:t>
      </w:r>
    </w:p>
  </w:comment>
  <w:comment w:id="256" w:author="Siskey, Matthew (DFW)" w:date="2023-08-29T11:46:00Z" w:initials="SM(">
    <w:p w14:paraId="307C2679" w14:textId="77777777" w:rsidR="004511DC" w:rsidRDefault="004511DC" w:rsidP="004511DC">
      <w:pPr>
        <w:pStyle w:val="CommentText"/>
      </w:pPr>
      <w:r>
        <w:rPr>
          <w:rStyle w:val="CommentReference"/>
        </w:rPr>
        <w:annotationRef/>
      </w:r>
      <w:r>
        <w:t>I agree with Meaghan's suggestion.</w:t>
      </w:r>
    </w:p>
  </w:comment>
  <w:comment w:id="260" w:author="Meaghan.Bryan" w:date="2023-08-22T10:35:00Z" w:initials="M">
    <w:p w14:paraId="0383F7EF" w14:textId="53CE2A29" w:rsidR="004511DC" w:rsidRDefault="004511DC">
      <w:pPr>
        <w:pStyle w:val="CommentText"/>
      </w:pPr>
      <w:r>
        <w:rPr>
          <w:rStyle w:val="CommentReference"/>
        </w:rPr>
        <w:annotationRef/>
      </w:r>
      <w:r>
        <w:t>Do we need to specify that this is specific to Alaska federal surveys?</w:t>
      </w:r>
    </w:p>
  </w:comment>
  <w:comment w:id="261" w:author="Ben.Williams" w:date="2023-09-01T07:42:00Z" w:initials="B">
    <w:p w14:paraId="149E34F0" w14:textId="60E6FE24" w:rsidR="005F20CE" w:rsidRDefault="005F20CE">
      <w:pPr>
        <w:pStyle w:val="CommentText"/>
      </w:pPr>
      <w:r>
        <w:rPr>
          <w:rStyle w:val="CommentReference"/>
        </w:rPr>
        <w:annotationRef/>
      </w:r>
      <w:r>
        <w:t>Seems prudent</w:t>
      </w:r>
    </w:p>
  </w:comment>
  <w:comment w:id="332" w:author="Siskey, Matthew (DFW)" w:date="2023-08-28T16:36:00Z" w:initials="SM(">
    <w:p w14:paraId="7DC98A59" w14:textId="77777777" w:rsidR="004511DC" w:rsidRDefault="004511DC" w:rsidP="004511DC">
      <w:pPr>
        <w:pStyle w:val="CommentText"/>
      </w:pPr>
      <w:r>
        <w:rPr>
          <w:rStyle w:val="CommentReference"/>
        </w:rPr>
        <w:annotationRef/>
      </w:r>
      <w:r>
        <w:t>Do we want process rectangles for the 2 stages of expansion?</w:t>
      </w:r>
    </w:p>
  </w:comment>
  <w:comment w:id="333" w:author="Ben.Williams" w:date="2023-09-01T06:24:00Z" w:initials="B">
    <w:p w14:paraId="443B21C3" w14:textId="6443FEB7" w:rsidR="001E4466" w:rsidRDefault="001E4466">
      <w:pPr>
        <w:pStyle w:val="CommentText"/>
      </w:pPr>
      <w:r>
        <w:rPr>
          <w:rStyle w:val="CommentReference"/>
        </w:rPr>
        <w:annotationRef/>
      </w:r>
      <w:r>
        <w:t>We’ve had those in other versions and they seem to create more confusion than clarification, so we dropped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0FA721" w15:done="0"/>
  <w15:commentEx w15:paraId="7C9937F7" w15:done="0"/>
  <w15:commentEx w15:paraId="73591982" w15:done="0"/>
  <w15:commentEx w15:paraId="075FE17E" w15:done="0"/>
  <w15:commentEx w15:paraId="5314B3AE" w15:done="0"/>
  <w15:commentEx w15:paraId="4D3016B5" w15:done="0"/>
  <w15:commentEx w15:paraId="7421FB4D" w15:done="0"/>
  <w15:commentEx w15:paraId="6E3A3F7A" w15:done="0"/>
  <w15:commentEx w15:paraId="58768745" w15:done="0"/>
  <w15:commentEx w15:paraId="6260F71E" w15:done="0"/>
  <w15:commentEx w15:paraId="7FE776E4" w15:done="0"/>
  <w15:commentEx w15:paraId="34F6BB11" w15:done="0"/>
  <w15:commentEx w15:paraId="4B5D51CD" w15:done="0"/>
  <w15:commentEx w15:paraId="307C2679" w15:paraIdParent="4B5D51CD" w15:done="0"/>
  <w15:commentEx w15:paraId="0383F7EF" w15:done="0"/>
  <w15:commentEx w15:paraId="149E34F0" w15:paraIdParent="0383F7EF" w15:done="0"/>
  <w15:commentEx w15:paraId="7DC98A59" w15:done="0"/>
  <w15:commentEx w15:paraId="443B21C3" w15:paraIdParent="7DC98A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7507B" w16cex:dateUtc="2023-08-28T23:57:00Z"/>
  <w16cex:commentExtensible w16cex:durableId="28975754" w16cex:dateUtc="2023-08-29T00:26:00Z"/>
  <w16cex:commentExtensible w16cex:durableId="28983EED" w16cex:dateUtc="2023-08-29T16:54:00Z"/>
  <w16cex:commentExtensible w16cex:durableId="289848B5" w16cex:dateUtc="2023-08-29T17:36:00Z"/>
  <w16cex:commentExtensible w16cex:durableId="28984C3C" w16cex:dateUtc="2023-08-29T17:51:00Z"/>
  <w16cex:commentExtensible w16cex:durableId="28985139" w16cex:dateUtc="2023-08-29T18:12:00Z"/>
  <w16cex:commentExtensible w16cex:durableId="289856D6" w16cex:dateUtc="2023-08-29T18:36:00Z"/>
  <w16cex:commentExtensible w16cex:durableId="28985926" w16cex:dateUtc="2023-08-29T18:46:00Z"/>
  <w16cex:commentExtensible w16cex:durableId="28974B8F" w16cex:dateUtc="2023-08-28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0FA721" w16cid:durableId="2897507B"/>
  <w16cid:commentId w16cid:paraId="7C9937F7" w16cid:durableId="28975754"/>
  <w16cid:commentId w16cid:paraId="5314B3AE" w16cid:durableId="28983EED"/>
  <w16cid:commentId w16cid:paraId="7421FB4D" w16cid:durableId="289848B5"/>
  <w16cid:commentId w16cid:paraId="6E3A3F7A" w16cid:durableId="28984C3C"/>
  <w16cid:commentId w16cid:paraId="6260F71E" w16cid:durableId="28985139"/>
  <w16cid:commentId w16cid:paraId="7FE776E4" w16cid:durableId="289856D6"/>
  <w16cid:commentId w16cid:paraId="34F6BB11" w16cid:durableId="2896DE8B"/>
  <w16cid:commentId w16cid:paraId="4B5D51CD" w16cid:durableId="2896DE8C"/>
  <w16cid:commentId w16cid:paraId="307C2679" w16cid:durableId="28985926"/>
  <w16cid:commentId w16cid:paraId="0383F7EF" w16cid:durableId="2896DE8D"/>
  <w16cid:commentId w16cid:paraId="7DC98A59" w16cid:durableId="28974B8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9B96E" w14:textId="77777777" w:rsidR="008B107E" w:rsidRDefault="008B107E">
      <w:pPr>
        <w:spacing w:before="0" w:line="240" w:lineRule="auto"/>
      </w:pPr>
      <w:r>
        <w:separator/>
      </w:r>
    </w:p>
  </w:endnote>
  <w:endnote w:type="continuationSeparator" w:id="0">
    <w:p w14:paraId="3420F4BD" w14:textId="77777777" w:rsidR="008B107E" w:rsidRDefault="008B107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7F8A3D38" w:rsidR="004511DC" w:rsidRDefault="004511DC">
        <w:pPr>
          <w:pStyle w:val="Footer"/>
          <w:jc w:val="center"/>
        </w:pPr>
        <w:r>
          <w:fldChar w:fldCharType="begin"/>
        </w:r>
        <w:r>
          <w:instrText xml:space="preserve"> PAGE   \* MERGEFORMAT </w:instrText>
        </w:r>
        <w:r>
          <w:fldChar w:fldCharType="separate"/>
        </w:r>
        <w:r w:rsidR="006522CE">
          <w:rPr>
            <w:noProof/>
          </w:rPr>
          <w:t>24</w:t>
        </w:r>
        <w:r>
          <w:rPr>
            <w:noProof/>
          </w:rPr>
          <w:fldChar w:fldCharType="end"/>
        </w:r>
      </w:p>
    </w:sdtContent>
  </w:sdt>
  <w:p w14:paraId="79032D8E" w14:textId="77777777" w:rsidR="004511DC" w:rsidRDefault="00451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515F6" w14:textId="77777777" w:rsidR="008B107E" w:rsidRDefault="008B107E">
      <w:r>
        <w:separator/>
      </w:r>
    </w:p>
  </w:footnote>
  <w:footnote w:type="continuationSeparator" w:id="0">
    <w:p w14:paraId="2EBAA24E" w14:textId="77777777" w:rsidR="008B107E" w:rsidRDefault="008B10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skey, Matthew (DFW)">
    <w15:presenceInfo w15:providerId="AD" w15:userId="S::Matthew.Siskey@dfw.wa.gov::2541b1e2-034d-4da3-ae67-fcd088995101"/>
  </w15:person>
  <w15:person w15:author="Ben.Williams">
    <w15:presenceInfo w15:providerId="None" w15:userId="Ben.Williams"/>
  </w15:person>
  <w15:person w15:author="Meaghan.Bryan">
    <w15:presenceInfo w15:providerId="None" w15:userId="Meaghan.B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07A8C"/>
    <w:rsid w:val="00012743"/>
    <w:rsid w:val="00020065"/>
    <w:rsid w:val="00021574"/>
    <w:rsid w:val="00022F34"/>
    <w:rsid w:val="00051ABF"/>
    <w:rsid w:val="000524D3"/>
    <w:rsid w:val="00060625"/>
    <w:rsid w:val="00064CE6"/>
    <w:rsid w:val="00070896"/>
    <w:rsid w:val="000824B7"/>
    <w:rsid w:val="000918D3"/>
    <w:rsid w:val="000A089B"/>
    <w:rsid w:val="000B6919"/>
    <w:rsid w:val="000B7F8E"/>
    <w:rsid w:val="000C03B3"/>
    <w:rsid w:val="000C6054"/>
    <w:rsid w:val="000D5B3E"/>
    <w:rsid w:val="000E3E29"/>
    <w:rsid w:val="000F55BF"/>
    <w:rsid w:val="00100425"/>
    <w:rsid w:val="00103D27"/>
    <w:rsid w:val="00111F26"/>
    <w:rsid w:val="0012179C"/>
    <w:rsid w:val="00125496"/>
    <w:rsid w:val="00133ECD"/>
    <w:rsid w:val="00135A38"/>
    <w:rsid w:val="00152FD8"/>
    <w:rsid w:val="001534A2"/>
    <w:rsid w:val="0015775A"/>
    <w:rsid w:val="00170C43"/>
    <w:rsid w:val="00184810"/>
    <w:rsid w:val="00193A23"/>
    <w:rsid w:val="00194CCC"/>
    <w:rsid w:val="001B0FFA"/>
    <w:rsid w:val="001D3A3A"/>
    <w:rsid w:val="001E4466"/>
    <w:rsid w:val="001F2A56"/>
    <w:rsid w:val="001F2BAB"/>
    <w:rsid w:val="001F5A73"/>
    <w:rsid w:val="00210F1E"/>
    <w:rsid w:val="002147FC"/>
    <w:rsid w:val="002205BE"/>
    <w:rsid w:val="00237C19"/>
    <w:rsid w:val="00250CF8"/>
    <w:rsid w:val="002524C2"/>
    <w:rsid w:val="00261650"/>
    <w:rsid w:val="00270C5F"/>
    <w:rsid w:val="00271DD1"/>
    <w:rsid w:val="00272BF3"/>
    <w:rsid w:val="002762F8"/>
    <w:rsid w:val="00287BF2"/>
    <w:rsid w:val="002912A6"/>
    <w:rsid w:val="002B2FB4"/>
    <w:rsid w:val="002B422D"/>
    <w:rsid w:val="002B5BE5"/>
    <w:rsid w:val="002C5D78"/>
    <w:rsid w:val="002C7667"/>
    <w:rsid w:val="002D0DB4"/>
    <w:rsid w:val="002D2A3A"/>
    <w:rsid w:val="002E1C40"/>
    <w:rsid w:val="00302D97"/>
    <w:rsid w:val="003066B4"/>
    <w:rsid w:val="00311AA3"/>
    <w:rsid w:val="00326574"/>
    <w:rsid w:val="00336450"/>
    <w:rsid w:val="00346130"/>
    <w:rsid w:val="00350410"/>
    <w:rsid w:val="003522A7"/>
    <w:rsid w:val="003C5DAD"/>
    <w:rsid w:val="003D1042"/>
    <w:rsid w:val="003E1CE1"/>
    <w:rsid w:val="00416704"/>
    <w:rsid w:val="00434D14"/>
    <w:rsid w:val="00442E7D"/>
    <w:rsid w:val="00445A7B"/>
    <w:rsid w:val="004511DC"/>
    <w:rsid w:val="004733BF"/>
    <w:rsid w:val="00477452"/>
    <w:rsid w:val="00483A7F"/>
    <w:rsid w:val="00494E44"/>
    <w:rsid w:val="004A3980"/>
    <w:rsid w:val="004B6D96"/>
    <w:rsid w:val="004B6FEB"/>
    <w:rsid w:val="004C04AD"/>
    <w:rsid w:val="004D392D"/>
    <w:rsid w:val="004E2282"/>
    <w:rsid w:val="004E6FE8"/>
    <w:rsid w:val="004F569A"/>
    <w:rsid w:val="004F711F"/>
    <w:rsid w:val="0051081A"/>
    <w:rsid w:val="0053139E"/>
    <w:rsid w:val="00531EF3"/>
    <w:rsid w:val="00533AB7"/>
    <w:rsid w:val="00540118"/>
    <w:rsid w:val="00542CD2"/>
    <w:rsid w:val="00555495"/>
    <w:rsid w:val="00561B14"/>
    <w:rsid w:val="00585513"/>
    <w:rsid w:val="005860D4"/>
    <w:rsid w:val="00587B77"/>
    <w:rsid w:val="00596188"/>
    <w:rsid w:val="005A0884"/>
    <w:rsid w:val="005E5E6D"/>
    <w:rsid w:val="005F20CE"/>
    <w:rsid w:val="005F310F"/>
    <w:rsid w:val="0061663C"/>
    <w:rsid w:val="006255AE"/>
    <w:rsid w:val="0062704A"/>
    <w:rsid w:val="00636126"/>
    <w:rsid w:val="00647C5E"/>
    <w:rsid w:val="006522CE"/>
    <w:rsid w:val="00676F98"/>
    <w:rsid w:val="006A52F6"/>
    <w:rsid w:val="006C16B7"/>
    <w:rsid w:val="006D2555"/>
    <w:rsid w:val="006D6FDB"/>
    <w:rsid w:val="006F3C78"/>
    <w:rsid w:val="0072571F"/>
    <w:rsid w:val="007402AE"/>
    <w:rsid w:val="00741D04"/>
    <w:rsid w:val="00743179"/>
    <w:rsid w:val="00774E74"/>
    <w:rsid w:val="00786A4A"/>
    <w:rsid w:val="007873C8"/>
    <w:rsid w:val="007A29A1"/>
    <w:rsid w:val="007A4F7F"/>
    <w:rsid w:val="007E455A"/>
    <w:rsid w:val="00802E38"/>
    <w:rsid w:val="00820DEE"/>
    <w:rsid w:val="008563A2"/>
    <w:rsid w:val="00856F03"/>
    <w:rsid w:val="0089016B"/>
    <w:rsid w:val="008A258A"/>
    <w:rsid w:val="008B107E"/>
    <w:rsid w:val="008C2E38"/>
    <w:rsid w:val="00905EE1"/>
    <w:rsid w:val="00913D22"/>
    <w:rsid w:val="00937572"/>
    <w:rsid w:val="00950721"/>
    <w:rsid w:val="009520E7"/>
    <w:rsid w:val="0095558C"/>
    <w:rsid w:val="00964A00"/>
    <w:rsid w:val="0097105C"/>
    <w:rsid w:val="00987FA5"/>
    <w:rsid w:val="009B21AE"/>
    <w:rsid w:val="009B3207"/>
    <w:rsid w:val="009F060C"/>
    <w:rsid w:val="00A0078D"/>
    <w:rsid w:val="00A00D11"/>
    <w:rsid w:val="00A33335"/>
    <w:rsid w:val="00A527BF"/>
    <w:rsid w:val="00A62E6D"/>
    <w:rsid w:val="00A942C9"/>
    <w:rsid w:val="00AA0392"/>
    <w:rsid w:val="00AC487C"/>
    <w:rsid w:val="00AC69EC"/>
    <w:rsid w:val="00AD52CD"/>
    <w:rsid w:val="00AE0E87"/>
    <w:rsid w:val="00AE1599"/>
    <w:rsid w:val="00B00AD3"/>
    <w:rsid w:val="00B03EA2"/>
    <w:rsid w:val="00B0412C"/>
    <w:rsid w:val="00B101A2"/>
    <w:rsid w:val="00B145D2"/>
    <w:rsid w:val="00B214F2"/>
    <w:rsid w:val="00B253D2"/>
    <w:rsid w:val="00B5300A"/>
    <w:rsid w:val="00B76E52"/>
    <w:rsid w:val="00B76F61"/>
    <w:rsid w:val="00B859EE"/>
    <w:rsid w:val="00B9240A"/>
    <w:rsid w:val="00BB2CB1"/>
    <w:rsid w:val="00BC1CB0"/>
    <w:rsid w:val="00BC6AC0"/>
    <w:rsid w:val="00BC6E44"/>
    <w:rsid w:val="00BE07BA"/>
    <w:rsid w:val="00BE65BD"/>
    <w:rsid w:val="00BE7F65"/>
    <w:rsid w:val="00C136D7"/>
    <w:rsid w:val="00C14535"/>
    <w:rsid w:val="00C16E26"/>
    <w:rsid w:val="00C515E2"/>
    <w:rsid w:val="00C82CAE"/>
    <w:rsid w:val="00C95F8B"/>
    <w:rsid w:val="00CA1586"/>
    <w:rsid w:val="00CC3F61"/>
    <w:rsid w:val="00CD027C"/>
    <w:rsid w:val="00D11BC3"/>
    <w:rsid w:val="00D12513"/>
    <w:rsid w:val="00D13589"/>
    <w:rsid w:val="00D16A56"/>
    <w:rsid w:val="00D30FAA"/>
    <w:rsid w:val="00D823CE"/>
    <w:rsid w:val="00D84B4E"/>
    <w:rsid w:val="00D84C4F"/>
    <w:rsid w:val="00D90068"/>
    <w:rsid w:val="00D97AF6"/>
    <w:rsid w:val="00DB0AF9"/>
    <w:rsid w:val="00DC157A"/>
    <w:rsid w:val="00DC20B8"/>
    <w:rsid w:val="00DC33CB"/>
    <w:rsid w:val="00DE2B3F"/>
    <w:rsid w:val="00DE74AA"/>
    <w:rsid w:val="00E04E8E"/>
    <w:rsid w:val="00E14FC5"/>
    <w:rsid w:val="00E21DFF"/>
    <w:rsid w:val="00E2647E"/>
    <w:rsid w:val="00E36C28"/>
    <w:rsid w:val="00E45331"/>
    <w:rsid w:val="00E5410D"/>
    <w:rsid w:val="00E7513C"/>
    <w:rsid w:val="00F013C9"/>
    <w:rsid w:val="00F11F51"/>
    <w:rsid w:val="00F1779B"/>
    <w:rsid w:val="00F31828"/>
    <w:rsid w:val="00F5081D"/>
    <w:rsid w:val="00F570AC"/>
    <w:rsid w:val="00F62D38"/>
    <w:rsid w:val="00F71AFB"/>
    <w:rsid w:val="00F74E26"/>
    <w:rsid w:val="00FB00AE"/>
    <w:rsid w:val="00FB274C"/>
    <w:rsid w:val="00FB3062"/>
    <w:rsid w:val="00FC6D53"/>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unhideWhenUsed/>
    <w:rsid w:val="00FF7C1A"/>
    <w:pPr>
      <w:spacing w:line="240" w:lineRule="auto"/>
    </w:pPr>
    <w:rPr>
      <w:sz w:val="20"/>
      <w:szCs w:val="20"/>
    </w:rPr>
  </w:style>
  <w:style w:type="character" w:customStyle="1" w:styleId="CommentTextChar">
    <w:name w:val="Comment Text Char"/>
    <w:basedOn w:val="DefaultParagraphFont"/>
    <w:link w:val="CommentText"/>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 w:type="paragraph" w:styleId="Revision">
    <w:name w:val="Revision"/>
    <w:hidden/>
    <w:semiHidden/>
    <w:rsid w:val="00950721"/>
    <w:pPr>
      <w:spacing w:after="0"/>
    </w:pPr>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434631">
      <w:bodyDiv w:val="1"/>
      <w:marLeft w:val="0"/>
      <w:marRight w:val="0"/>
      <w:marTop w:val="0"/>
      <w:marBottom w:val="0"/>
      <w:divBdr>
        <w:top w:val="none" w:sz="0" w:space="0" w:color="auto"/>
        <w:left w:val="none" w:sz="0" w:space="0" w:color="auto"/>
        <w:bottom w:val="none" w:sz="0" w:space="0" w:color="auto"/>
        <w:right w:val="none" w:sz="0" w:space="0" w:color="auto"/>
      </w:divBdr>
    </w:div>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6/5951" TargetMode="External"/><Relationship Id="rId18" Type="http://schemas.openxmlformats.org/officeDocument/2006/relationships/hyperlink" Target="https://doi.org/10.17895/ices.pub.7453" TargetMode="External"/><Relationship Id="rId26" Type="http://schemas.openxmlformats.org/officeDocument/2006/relationships/hyperlink" Target="https://doi.org/10.1139/cjfas-2013-0289" TargetMode="External"/><Relationship Id="rId39" Type="http://schemas.openxmlformats.org/officeDocument/2006/relationships/fontTable" Target="fontTable.xml"/><Relationship Id="rId21" Type="http://schemas.openxmlformats.org/officeDocument/2006/relationships/hyperlink" Target="https://doi.org/10.1139/f96-285" TargetMode="External"/><Relationship Id="rId34" Type="http://schemas.openxmlformats.org/officeDocument/2006/relationships/image" Target="media/image5.png"/><Relationship Id="rId42" Type="http://schemas.microsoft.com/office/2018/08/relationships/commentsExtensible" Target="commentsExtensi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93/icesjms/fsr189" TargetMode="External"/><Relationship Id="rId20" Type="http://schemas.openxmlformats.org/officeDocument/2006/relationships/hyperlink" Target="https://doi.org/10.1093/icesjms/fsu015" TargetMode="External"/><Relationship Id="rId29" Type="http://schemas.openxmlformats.org/officeDocument/2006/relationships/hyperlink" Target="https://doi.org/10.1139/cjfas-2019-0107"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hyperlink" Target="https://www.R-project.org/" TargetMode="External"/><Relationship Id="rId32" Type="http://schemas.openxmlformats.org/officeDocument/2006/relationships/image" Target="media/image3.png"/><Relationship Id="rId37" Type="http://schemas.openxmlformats.org/officeDocument/2006/relationships/image" Target="media/image8.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093/icesjms/fsr102" TargetMode="External"/><Relationship Id="rId23" Type="http://schemas.openxmlformats.org/officeDocument/2006/relationships/hyperlink" Target="https://doi.org/10.1093/icesjms/fss185" TargetMode="External"/><Relationship Id="rId28" Type="http://schemas.openxmlformats.org/officeDocument/2006/relationships/hyperlink" Target="https://doi.org/10.1016/j.fishres.2016.06.005" TargetMode="External"/><Relationship Id="rId36" Type="http://schemas.openxmlformats.org/officeDocument/2006/relationships/image" Target="media/image7.png"/><Relationship Id="rId10" Type="http://schemas.openxmlformats.org/officeDocument/2006/relationships/hyperlink" Target="mailto:pete.hulson@noaa.gov" TargetMode="External"/><Relationship Id="rId19" Type="http://schemas.openxmlformats.org/officeDocument/2006/relationships/hyperlink" Target="https://doi.org/10.17895/ices.pub.22086845.v1"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hyperlink" Target="https://doi.org/10.1016/j.fishres.2016.06.006" TargetMode="External"/><Relationship Id="rId22" Type="http://schemas.openxmlformats.org/officeDocument/2006/relationships/hyperlink" Target="https://doi.org/10.1139/f06-022" TargetMode="External"/><Relationship Id="rId27" Type="http://schemas.openxmlformats.org/officeDocument/2006/relationships/hyperlink" Target="https://doi.org/10.1093/icesjms/fst224" TargetMode="External"/><Relationship Id="rId30" Type="http://schemas.openxmlformats.org/officeDocument/2006/relationships/image" Target="media/image1.png"/><Relationship Id="rId35" Type="http://schemas.openxmlformats.org/officeDocument/2006/relationships/image" Target="media/image6.png"/><Relationship Id="rId43" Type="http://schemas.microsoft.com/office/2016/09/relationships/commentsIds" Target="commentsIds.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doi.org/10.1093/icesjms/fsz072" TargetMode="External"/><Relationship Id="rId17" Type="http://schemas.openxmlformats.org/officeDocument/2006/relationships/hyperlink" Target="https://doi.org/10.7755/FB.115.3.4" TargetMode="External"/><Relationship Id="rId25" Type="http://schemas.openxmlformats.org/officeDocument/2006/relationships/hyperlink" Target="https://doi.org/10.1139/cjfas-2022-0050" TargetMode="External"/><Relationship Id="rId33" Type="http://schemas.openxmlformats.org/officeDocument/2006/relationships/image" Target="media/image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44</Pages>
  <Words>10176</Words>
  <Characters>58007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Ben.Williams</cp:lastModifiedBy>
  <cp:revision>5</cp:revision>
  <dcterms:created xsi:type="dcterms:W3CDTF">2023-09-01T14:52:00Z</dcterms:created>
  <dcterms:modified xsi:type="dcterms:W3CDTF">2023-09-01T15:46:00Z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MSIP_Label_45011977-b912-4387-97a4-f4c94a801377_Enabled">
    <vt:lpwstr>true</vt:lpwstr>
  </property>
  <property fmtid="{D5CDD505-2E9C-101B-9397-08002B2CF9AE}" pid="8" name="MSIP_Label_45011977-b912-4387-97a4-f4c94a801377_SetDate">
    <vt:lpwstr>2023-08-28T19:51:29Z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ba7f676a-5d88-4a88-9af8-b43cf7160065</vt:lpwstr>
  </property>
  <property fmtid="{D5CDD505-2E9C-101B-9397-08002B2CF9AE}" pid="13" name="MSIP_Label_45011977-b912-4387-97a4-f4c94a801377_ContentBits">
    <vt:lpwstr>0</vt:lpwstr>
  </property>
</Properties>
</file>